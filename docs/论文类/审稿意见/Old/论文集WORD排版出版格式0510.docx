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D13539">
      <w:pPr>
        <w:pStyle w:val="2"/>
        <w:tabs>
          <w:tab w:val="left" w:pos="4820"/>
        </w:tabs>
        <w:adjustRightInd w:val="0"/>
        <w:snapToGrid/>
        <w:spacing w:before="477" w:beforeLines="150" w:after="159" w:afterLines="50" w:line="240" w:lineRule="atLeast"/>
        <w:rPr>
          <w:bCs w:val="0"/>
          <w:spacing w:val="0"/>
          <w:sz w:val="44"/>
          <w:lang/>
        </w:rPr>
      </w:pPr>
      <w:bookmarkStart w:id="5" w:name="_GoBack"/>
      <w:bookmarkEnd w:id="5"/>
      <w:r>
        <w:rPr>
          <w:bCs w:val="0"/>
          <w:spacing w:val="0"/>
          <w:sz w:val="44"/>
          <w:lang/>
        </w:rPr>
        <w:t xml:space="preserve"> 中文题目(二号黑体，居中占三行；设置页眉)</w:t>
      </w:r>
    </w:p>
    <w:p w14:paraId="53165283">
      <w:pPr>
        <w:spacing w:before="31" w:beforeLines="10" w:after="31" w:afterLines="10" w:line="240" w:lineRule="auto"/>
        <w:ind w:firstLine="482"/>
        <w:jc w:val="center"/>
        <w:outlineLvl w:val="0"/>
        <w:rPr>
          <w:rFonts w:eastAsia="楷体"/>
          <w:b/>
          <w:sz w:val="24"/>
          <w:szCs w:val="24"/>
        </w:rPr>
      </w:pPr>
    </w:p>
    <w:p w14:paraId="1E35ED91">
      <w:pPr>
        <w:pStyle w:val="3"/>
        <w:adjustRightInd w:val="0"/>
        <w:snapToGrid/>
        <w:spacing w:after="0" w:line="240" w:lineRule="atLeast"/>
        <w:rPr>
          <w:rFonts w:eastAsia="楷体"/>
          <w:b/>
          <w:bCs w:val="0"/>
          <w:szCs w:val="28"/>
        </w:rPr>
      </w:pPr>
      <w:r>
        <w:rPr>
          <w:rFonts w:eastAsia="楷体"/>
          <w:b/>
          <w:bCs w:val="0"/>
          <w:szCs w:val="28"/>
        </w:rPr>
        <w:t>张三王</w:t>
      </w:r>
      <w:r>
        <w:rPr>
          <w:rFonts w:eastAsia="楷体"/>
          <w:b/>
          <w:bCs w:val="0"/>
          <w:spacing w:val="0"/>
          <w:szCs w:val="28"/>
          <w:vertAlign w:val="superscript"/>
        </w:rPr>
        <w:t>1,2</w:t>
      </w:r>
      <w:r>
        <w:rPr>
          <w:rFonts w:eastAsia="楷体"/>
          <w:b/>
          <w:bCs w:val="0"/>
          <w:szCs w:val="28"/>
        </w:rPr>
        <w:t xml:space="preserve"> 李四王</w:t>
      </w:r>
      <w:r>
        <w:rPr>
          <w:rFonts w:eastAsia="楷体"/>
          <w:b/>
          <w:bCs w:val="0"/>
          <w:spacing w:val="0"/>
          <w:szCs w:val="28"/>
          <w:vertAlign w:val="superscript"/>
        </w:rPr>
        <w:t xml:space="preserve">2 </w:t>
      </w:r>
      <w:r>
        <w:rPr>
          <w:rFonts w:eastAsia="楷体"/>
          <w:b/>
          <w:bCs w:val="0"/>
          <w:spacing w:val="0"/>
          <w:szCs w:val="28"/>
        </w:rPr>
        <w:t>(4号楷体居中</w:t>
      </w:r>
      <w:r>
        <w:rPr>
          <w:rFonts w:eastAsia="楷体"/>
          <w:b/>
          <w:bCs w:val="0"/>
          <w:szCs w:val="28"/>
        </w:rPr>
        <w:t>，</w:t>
      </w:r>
      <w:r>
        <w:rPr>
          <w:rFonts w:eastAsia="楷体"/>
          <w:b/>
          <w:bCs w:val="0"/>
          <w:spacing w:val="0"/>
          <w:szCs w:val="28"/>
        </w:rPr>
        <w:t>各作者之间以空格分隔)</w:t>
      </w:r>
    </w:p>
    <w:p w14:paraId="42D993C3">
      <w:pPr>
        <w:spacing w:line="240" w:lineRule="auto"/>
        <w:ind w:firstLine="0"/>
        <w:jc w:val="center"/>
        <w:rPr>
          <w:rFonts w:eastAsia="仿宋"/>
        </w:rPr>
      </w:pPr>
    </w:p>
    <w:p w14:paraId="6FC49B5A">
      <w:pPr>
        <w:pStyle w:val="70"/>
        <w:adjustRightInd w:val="0"/>
        <w:snapToGrid/>
        <w:spacing w:after="10" w:line="240" w:lineRule="atLeast"/>
        <w:ind w:left="397" w:right="397"/>
        <w:rPr>
          <w:rFonts w:eastAsia="仿宋"/>
          <w:sz w:val="21"/>
        </w:rPr>
      </w:pPr>
      <w:r>
        <w:rPr>
          <w:rFonts w:eastAsia="仿宋"/>
          <w:spacing w:val="0"/>
          <w:sz w:val="21"/>
        </w:rPr>
        <w:t>(</w:t>
      </w:r>
      <w:r>
        <w:rPr>
          <w:rFonts w:eastAsia="仿宋"/>
          <w:sz w:val="21"/>
        </w:rPr>
        <w:t>1. 单位至学院或系，所在市 邮编；</w:t>
      </w:r>
    </w:p>
    <w:p w14:paraId="7C7E74BD">
      <w:pPr>
        <w:pStyle w:val="70"/>
        <w:adjustRightInd w:val="0"/>
        <w:snapToGrid/>
        <w:spacing w:after="10" w:line="240" w:lineRule="atLeast"/>
        <w:ind w:left="397" w:right="397"/>
        <w:rPr>
          <w:rFonts w:eastAsia="仿宋"/>
          <w:sz w:val="21"/>
        </w:rPr>
      </w:pPr>
      <w:r>
        <w:rPr>
          <w:rFonts w:eastAsia="仿宋"/>
          <w:sz w:val="21"/>
        </w:rPr>
        <w:t>2.</w:t>
      </w:r>
      <w:bookmarkStart w:id="0" w:name="OLE_LINK3"/>
      <w:bookmarkStart w:id="1" w:name="OLE_LINK4"/>
      <w:r>
        <w:rPr>
          <w:rFonts w:eastAsia="仿宋"/>
          <w:sz w:val="21"/>
        </w:rPr>
        <w:t xml:space="preserve"> </w:t>
      </w:r>
      <w:bookmarkEnd w:id="0"/>
      <w:bookmarkEnd w:id="1"/>
      <w:r>
        <w:rPr>
          <w:rFonts w:eastAsia="仿宋"/>
          <w:sz w:val="21"/>
        </w:rPr>
        <w:t>单位，所在市 邮编)  仿宋5号居中，单位名称务必写全称，每个单位占一行</w:t>
      </w:r>
    </w:p>
    <w:p w14:paraId="7F311226">
      <w:pPr>
        <w:spacing w:line="240" w:lineRule="auto"/>
        <w:ind w:firstLine="0"/>
        <w:jc w:val="center"/>
        <w:rPr>
          <w:rFonts w:eastAsia="黑体"/>
          <w:bCs/>
          <w:color w:val="FF0000"/>
          <w:szCs w:val="24"/>
        </w:rPr>
      </w:pPr>
      <w:r>
        <w:rPr>
          <w:rFonts w:hint="eastAsia" w:eastAsia="黑体"/>
          <w:bCs/>
          <w:color w:val="FF0000"/>
          <w:szCs w:val="24"/>
        </w:rPr>
        <w:t>（只有一家单位就不用序号，也不用再作者名后加序号）</w:t>
      </w:r>
    </w:p>
    <w:p w14:paraId="7DD2D82E">
      <w:pPr>
        <w:spacing w:line="240" w:lineRule="auto"/>
        <w:ind w:left="428" w:leftChars="200" w:firstLine="0"/>
        <w:rPr>
          <w:rFonts w:ascii="楷体" w:hAnsi="楷体" w:eastAsia="楷体"/>
          <w:bCs/>
          <w:snapToGrid w:val="0"/>
          <w:spacing w:val="0"/>
          <w:kern w:val="0"/>
          <w:sz w:val="18"/>
          <w:szCs w:val="18"/>
        </w:rPr>
      </w:pPr>
      <w:r>
        <w:rPr>
          <w:rFonts w:eastAsia="黑体"/>
          <w:bCs/>
          <w:szCs w:val="24"/>
        </w:rPr>
        <w:t>【</w:t>
      </w:r>
      <w:r>
        <w:rPr>
          <w:rFonts w:ascii="宋体" w:hAnsi="宋体" w:eastAsia="宋体"/>
          <w:b/>
          <w:bCs/>
          <w:szCs w:val="24"/>
        </w:rPr>
        <w:t>摘  要</w:t>
      </w:r>
      <w:r>
        <w:rPr>
          <w:rFonts w:eastAsia="黑体"/>
          <w:bCs/>
          <w:szCs w:val="24"/>
        </w:rPr>
        <w:t>】</w:t>
      </w:r>
      <w:r>
        <w:rPr>
          <w:rFonts w:hint="eastAsia" w:eastAsia="黑体"/>
          <w:bCs/>
          <w:szCs w:val="24"/>
        </w:rPr>
        <w:t>（标题宋体5号）</w:t>
      </w:r>
      <w:r>
        <w:rPr>
          <w:rFonts w:hint="eastAsia" w:ascii="楷体" w:hAnsi="楷体" w:eastAsia="楷体"/>
          <w:bCs/>
          <w:snapToGrid w:val="0"/>
          <w:spacing w:val="0"/>
          <w:kern w:val="0"/>
          <w:sz w:val="18"/>
          <w:szCs w:val="18"/>
        </w:rPr>
        <w:t>简介小5</w:t>
      </w:r>
      <w:r>
        <w:rPr>
          <w:rFonts w:ascii="楷体" w:hAnsi="楷体" w:eastAsia="楷体"/>
          <w:bCs/>
          <w:snapToGrid w:val="0"/>
          <w:spacing w:val="0"/>
          <w:kern w:val="0"/>
          <w:sz w:val="18"/>
          <w:szCs w:val="18"/>
        </w:rPr>
        <w:t>号</w:t>
      </w:r>
      <w:r>
        <w:rPr>
          <w:rFonts w:hint="eastAsia" w:ascii="楷体" w:hAnsi="楷体" w:eastAsia="楷体"/>
          <w:bCs/>
          <w:snapToGrid w:val="0"/>
          <w:spacing w:val="0"/>
          <w:kern w:val="0"/>
          <w:sz w:val="18"/>
          <w:szCs w:val="18"/>
        </w:rPr>
        <w:t>楷</w:t>
      </w:r>
      <w:r>
        <w:rPr>
          <w:rFonts w:ascii="楷体" w:hAnsi="楷体" w:eastAsia="楷体"/>
          <w:bCs/>
          <w:snapToGrid w:val="0"/>
          <w:spacing w:val="0"/>
          <w:kern w:val="0"/>
          <w:sz w:val="18"/>
          <w:szCs w:val="18"/>
        </w:rPr>
        <w:t>体，两边各缩进2格，摘要为论文的高度概括，要求准确清晰。以提供文献内容梗概为目的，不加前言、背景、评论和补充解释，简明、确切地写出基本要素包括研究目的、方法、结果和结论，以及创新性或核心的价值参考性，针对研究的主要对象和范围，采用的有效的手段和方法而得出的结果和重要的结论。中文摘要不少于300汉字，注意英文翻译完全对照中文摘要。</w:t>
      </w:r>
    </w:p>
    <w:p w14:paraId="794A6D0F">
      <w:pPr>
        <w:pStyle w:val="71"/>
        <w:adjustRightInd w:val="0"/>
        <w:snapToGrid/>
        <w:spacing w:after="0" w:line="240" w:lineRule="atLeast"/>
        <w:ind w:left="428" w:leftChars="200" w:right="428" w:rightChars="200"/>
        <w:rPr>
          <w:rFonts w:ascii="楷体" w:hAnsi="楷体" w:eastAsia="楷体"/>
          <w:bCs/>
          <w:spacing w:val="0"/>
          <w:kern w:val="0"/>
          <w:sz w:val="18"/>
          <w:szCs w:val="18"/>
        </w:rPr>
      </w:pPr>
      <w:r>
        <w:rPr>
          <w:rFonts w:ascii="楷体" w:hAnsi="楷体" w:eastAsia="楷体"/>
          <w:bCs/>
          <w:spacing w:val="0"/>
          <w:kern w:val="0"/>
          <w:sz w:val="18"/>
          <w:szCs w:val="18"/>
        </w:rPr>
        <w:t>【</w:t>
      </w:r>
      <w:r>
        <w:rPr>
          <w:rFonts w:ascii="宋体" w:hAnsi="宋体" w:eastAsia="宋体"/>
          <w:b/>
          <w:bCs/>
          <w:snapToGrid/>
        </w:rPr>
        <w:t>关键词</w:t>
      </w:r>
      <w:r>
        <w:rPr>
          <w:rFonts w:ascii="楷体" w:hAnsi="楷体" w:eastAsia="楷体"/>
          <w:bCs/>
          <w:spacing w:val="0"/>
          <w:kern w:val="0"/>
          <w:sz w:val="18"/>
          <w:szCs w:val="18"/>
        </w:rPr>
        <w:t>】5号宋体；各词之间用分号间隔（关键词≥5个，注意英文翻译完全对照中文关键词）</w:t>
      </w:r>
    </w:p>
    <w:p w14:paraId="236C4A3B">
      <w:pPr>
        <w:snapToGrid/>
        <w:spacing w:line="240" w:lineRule="atLeast"/>
        <w:ind w:right="408" w:firstLine="419" w:firstLineChars="196"/>
        <w:rPr>
          <w:spacing w:val="-8"/>
          <w:sz w:val="18"/>
          <w:szCs w:val="18"/>
        </w:rPr>
      </w:pPr>
      <w:r>
        <w:rPr>
          <w:rFonts w:eastAsia="黑体"/>
          <w:bCs/>
          <w:szCs w:val="24"/>
        </w:rPr>
        <w:t>【</w:t>
      </w:r>
      <w:r>
        <w:rPr>
          <w:rFonts w:ascii="宋体" w:hAnsi="宋体" w:eastAsia="宋体"/>
          <w:b/>
          <w:bCs/>
          <w:szCs w:val="24"/>
        </w:rPr>
        <w:t>中图分类号</w:t>
      </w:r>
      <w:r>
        <w:rPr>
          <w:rFonts w:eastAsia="黑体"/>
          <w:bCs/>
          <w:szCs w:val="24"/>
        </w:rPr>
        <w:t>】</w:t>
      </w:r>
      <w:r>
        <w:rPr>
          <w:bCs/>
          <w:szCs w:val="24"/>
        </w:rPr>
        <w:t xml:space="preserve">TU17 </w:t>
      </w:r>
      <w:r>
        <w:rPr>
          <w:b/>
          <w:bCs/>
          <w:szCs w:val="24"/>
        </w:rPr>
        <w:t xml:space="preserve"> </w:t>
      </w:r>
      <w:r>
        <w:rPr>
          <w:spacing w:val="-6"/>
          <w:sz w:val="18"/>
          <w:szCs w:val="18"/>
        </w:rPr>
        <w:t xml:space="preserve">    </w:t>
      </w:r>
      <w:r>
        <w:rPr>
          <w:rFonts w:eastAsia="黑体"/>
          <w:bCs/>
          <w:szCs w:val="24"/>
        </w:rPr>
        <w:t>【</w:t>
      </w:r>
      <w:r>
        <w:rPr>
          <w:rFonts w:ascii="宋体" w:hAnsi="宋体" w:eastAsia="宋体"/>
          <w:b/>
          <w:bCs/>
          <w:szCs w:val="24"/>
        </w:rPr>
        <w:t>文献标识码</w:t>
      </w:r>
      <w:r>
        <w:rPr>
          <w:rFonts w:eastAsia="黑体"/>
          <w:bCs/>
          <w:szCs w:val="24"/>
        </w:rPr>
        <w:t>】</w:t>
      </w:r>
      <w:r>
        <w:rPr>
          <w:szCs w:val="24"/>
        </w:rPr>
        <w:t xml:space="preserve"> </w:t>
      </w:r>
      <w:r>
        <w:rPr>
          <w:bCs/>
          <w:szCs w:val="24"/>
        </w:rPr>
        <w:t>A</w:t>
      </w:r>
      <w:r>
        <w:rPr>
          <w:spacing w:val="-8"/>
          <w:sz w:val="18"/>
          <w:szCs w:val="18"/>
        </w:rPr>
        <w:t xml:space="preserve">   </w:t>
      </w:r>
      <w:r>
        <w:rPr>
          <w:spacing w:val="0"/>
          <w:sz w:val="18"/>
          <w:szCs w:val="18"/>
        </w:rPr>
        <w:t xml:space="preserve">   </w:t>
      </w:r>
      <w:r>
        <w:rPr>
          <w:rFonts w:hint="eastAsia"/>
          <w:spacing w:val="0"/>
          <w:sz w:val="18"/>
          <w:szCs w:val="18"/>
        </w:rPr>
        <w:t>【</w:t>
      </w:r>
      <w:r>
        <w:rPr>
          <w:rFonts w:hint="eastAsia" w:ascii="宋体" w:hAnsi="宋体" w:eastAsia="宋体"/>
          <w:b/>
          <w:bCs/>
          <w:szCs w:val="24"/>
        </w:rPr>
        <w:t>文章编号</w:t>
      </w:r>
      <w:r>
        <w:rPr>
          <w:rFonts w:hint="eastAsia"/>
          <w:spacing w:val="0"/>
          <w:sz w:val="18"/>
          <w:szCs w:val="18"/>
        </w:rPr>
        <w:t>】</w:t>
      </w:r>
      <w:r>
        <w:rPr>
          <w:rFonts w:eastAsia="黑体"/>
          <w:bCs/>
          <w:color w:val="FF0000"/>
          <w:szCs w:val="24"/>
        </w:rPr>
        <w:t>（具体编号编辑填）</w:t>
      </w:r>
    </w:p>
    <w:p w14:paraId="18EF6F91">
      <w:pPr>
        <w:snapToGrid/>
        <w:spacing w:line="240" w:lineRule="atLeast"/>
        <w:ind w:right="408" w:firstLine="419" w:firstLineChars="196"/>
        <w:rPr>
          <w:rFonts w:eastAsia="黑体"/>
          <w:bCs/>
          <w:color w:val="FF0000"/>
          <w:szCs w:val="24"/>
        </w:rPr>
      </w:pPr>
      <w:r>
        <w:rPr>
          <w:rFonts w:eastAsia="黑体"/>
          <w:bCs/>
          <w:szCs w:val="24"/>
        </w:rPr>
        <w:t>【</w:t>
      </w:r>
      <w:r>
        <w:rPr>
          <w:rFonts w:eastAsia="黑体"/>
          <w:b/>
          <w:szCs w:val="24"/>
        </w:rPr>
        <w:t>DOI</w:t>
      </w:r>
      <w:r>
        <w:rPr>
          <w:rFonts w:eastAsia="黑体"/>
          <w:bCs/>
          <w:szCs w:val="24"/>
        </w:rPr>
        <w:t>】10.16670/j.cnki.cn11-5823/tu.2023.00.00</w:t>
      </w:r>
      <w:bookmarkStart w:id="2" w:name="OLE_LINK1"/>
      <w:r>
        <w:rPr>
          <w:rFonts w:eastAsia="黑体"/>
          <w:bCs/>
          <w:color w:val="FF0000"/>
          <w:szCs w:val="24"/>
        </w:rPr>
        <w:t>（具体编号编辑填）</w:t>
      </w:r>
      <w:bookmarkEnd w:id="2"/>
    </w:p>
    <w:p w14:paraId="416E68A2">
      <w:pPr>
        <w:spacing w:before="31" w:beforeLines="10" w:after="31" w:afterLines="10" w:line="240" w:lineRule="auto"/>
        <w:ind w:firstLine="482"/>
        <w:jc w:val="center"/>
        <w:outlineLvl w:val="0"/>
        <w:rPr>
          <w:rFonts w:eastAsia="楷体"/>
          <w:b/>
          <w:sz w:val="24"/>
          <w:szCs w:val="24"/>
        </w:rPr>
      </w:pPr>
    </w:p>
    <w:p w14:paraId="4CE78AA6">
      <w:pPr>
        <w:ind w:firstLine="0"/>
        <w:sectPr>
          <w:headerReference r:id="rId7" w:type="first"/>
          <w:footerReference r:id="rId8" w:type="first"/>
          <w:headerReference r:id="rId5" w:type="default"/>
          <w:headerReference r:id="rId6" w:type="even"/>
          <w:type w:val="continuous"/>
          <w:pgSz w:w="11907" w:h="16840"/>
          <w:pgMar w:top="1588" w:right="1134" w:bottom="907" w:left="1134" w:header="567" w:footer="907" w:gutter="0"/>
          <w:pgBorders w:offsetFrom="page">
            <w:top w:val="none" w:sz="0" w:space="0"/>
            <w:left w:val="none" w:sz="0" w:space="0"/>
            <w:bottom w:val="none" w:sz="0" w:space="0"/>
            <w:right w:val="none" w:sz="0" w:space="0"/>
          </w:pgBorders>
          <w:pgNumType w:start="82"/>
          <w:cols w:space="720" w:num="1"/>
          <w:titlePg/>
          <w:docGrid w:type="lines" w:linePitch="318" w:charSpace="-1025"/>
        </w:sectPr>
      </w:pPr>
    </w:p>
    <w:p w14:paraId="315C6490">
      <w:pPr>
        <w:autoSpaceDE w:val="0"/>
        <w:autoSpaceDN w:val="0"/>
        <w:adjustRightInd w:val="0"/>
        <w:spacing w:before="159" w:beforeLines="50" w:after="159" w:afterLines="50" w:line="288" w:lineRule="auto"/>
        <w:ind w:firstLine="0"/>
        <w:rPr>
          <w:rFonts w:eastAsia="黑体"/>
          <w:spacing w:val="0"/>
          <w:sz w:val="28"/>
          <w:szCs w:val="28"/>
        </w:rPr>
      </w:pPr>
      <w:r>
        <w:rPr>
          <w:rFonts w:eastAsia="黑体"/>
          <w:spacing w:val="0"/>
          <w:sz w:val="28"/>
          <w:szCs w:val="28"/>
        </w:rPr>
        <w:t>引言</w:t>
      </w:r>
    </w:p>
    <w:p w14:paraId="775CD42E">
      <w:pPr>
        <w:autoSpaceDE w:val="0"/>
        <w:autoSpaceDN w:val="0"/>
        <w:adjustRightInd w:val="0"/>
        <w:spacing w:before="159" w:beforeLines="50" w:after="159" w:afterLines="50" w:line="288" w:lineRule="auto"/>
        <w:ind w:firstLine="428" w:firstLineChars="200"/>
        <w:rPr>
          <w:rFonts w:eastAsia="宋体"/>
        </w:rPr>
      </w:pPr>
      <w:r>
        <w:rPr>
          <w:rFonts w:eastAsia="宋体"/>
        </w:rPr>
        <w:t>在引言中直接提出文章背景、国内外现状，并以此引出文章所提出的问题，引言部分不宜过长。</w:t>
      </w:r>
    </w:p>
    <w:p w14:paraId="1A92CFE4">
      <w:pPr>
        <w:autoSpaceDE w:val="0"/>
        <w:autoSpaceDN w:val="0"/>
        <w:adjustRightInd w:val="0"/>
        <w:spacing w:before="159" w:beforeLines="50" w:after="159" w:afterLines="50" w:line="288" w:lineRule="auto"/>
        <w:ind w:firstLine="560" w:firstLineChars="200"/>
        <w:rPr>
          <w:rFonts w:hint="eastAsia" w:eastAsia="黑体"/>
          <w:spacing w:val="0"/>
          <w:sz w:val="28"/>
          <w:szCs w:val="28"/>
        </w:rPr>
      </w:pPr>
    </w:p>
    <w:p w14:paraId="74CC1956">
      <w:pPr>
        <w:autoSpaceDE w:val="0"/>
        <w:autoSpaceDN w:val="0"/>
        <w:adjustRightInd w:val="0"/>
        <w:spacing w:before="159" w:beforeLines="50" w:after="159" w:afterLines="50" w:line="288" w:lineRule="auto"/>
        <w:ind w:firstLine="0"/>
        <w:rPr>
          <w:rFonts w:eastAsia="黑体"/>
          <w:spacing w:val="0"/>
          <w:sz w:val="28"/>
          <w:szCs w:val="28"/>
        </w:rPr>
      </w:pPr>
      <w:r>
        <w:rPr>
          <w:rFonts w:eastAsia="黑体"/>
          <w:spacing w:val="0"/>
          <w:sz w:val="28"/>
          <w:szCs w:val="28"/>
        </w:rPr>
        <w:t xml:space="preserve">1  </w:t>
      </w:r>
      <w:r>
        <w:rPr>
          <w:rFonts w:eastAsia="黑体"/>
          <w:bCs/>
          <w:spacing w:val="0"/>
          <w:sz w:val="28"/>
          <w:szCs w:val="28"/>
        </w:rPr>
        <w:t>一级标题</w:t>
      </w:r>
      <w:r>
        <w:rPr>
          <w:rFonts w:eastAsia="黑体"/>
          <w:sz w:val="28"/>
          <w:szCs w:val="28"/>
        </w:rPr>
        <w:t>(4号黑体)</w:t>
      </w:r>
    </w:p>
    <w:p w14:paraId="5FD22D32">
      <w:pPr>
        <w:adjustRightInd w:val="0"/>
        <w:spacing w:line="288" w:lineRule="auto"/>
        <w:ind w:firstLine="0"/>
        <w:rPr>
          <w:rFonts w:eastAsia="黑体"/>
        </w:rPr>
      </w:pPr>
      <w:r>
        <w:rPr>
          <w:rFonts w:eastAsia="黑体"/>
          <w:spacing w:val="0"/>
        </w:rPr>
        <w:t xml:space="preserve">1.1  </w:t>
      </w:r>
      <w:r>
        <w:rPr>
          <w:rFonts w:eastAsia="黑体"/>
          <w:bCs/>
          <w:spacing w:val="0"/>
          <w:kern w:val="0"/>
        </w:rPr>
        <w:t>二级标题</w:t>
      </w:r>
      <w:r>
        <w:rPr>
          <w:rFonts w:eastAsia="黑体"/>
        </w:rPr>
        <w:t>(5号黑体)</w:t>
      </w:r>
      <w:r>
        <w:rPr>
          <w:rFonts w:hint="eastAsia" w:eastAsia="黑体"/>
        </w:rPr>
        <w:t>（固定间距1</w:t>
      </w:r>
      <w:r>
        <w:rPr>
          <w:rFonts w:eastAsia="黑体"/>
        </w:rPr>
        <w:t>6</w:t>
      </w:r>
      <w:r>
        <w:rPr>
          <w:rFonts w:hint="eastAsia" w:eastAsia="黑体"/>
        </w:rPr>
        <w:t>）</w:t>
      </w:r>
    </w:p>
    <w:p w14:paraId="67462676">
      <w:pPr>
        <w:adjustRightInd w:val="0"/>
        <w:spacing w:line="288" w:lineRule="auto"/>
        <w:ind w:firstLine="0"/>
        <w:rPr>
          <w:rFonts w:eastAsia="宋体"/>
          <w:spacing w:val="0"/>
        </w:rPr>
      </w:pPr>
      <w:r>
        <w:rPr>
          <w:rFonts w:eastAsia="宋体"/>
          <w:spacing w:val="0"/>
        </w:rPr>
        <w:t>1.1.1  三级标题</w:t>
      </w:r>
      <w:r>
        <w:rPr>
          <w:rFonts w:eastAsia="宋体"/>
        </w:rPr>
        <w:t>(5号宋体)</w:t>
      </w:r>
    </w:p>
    <w:p w14:paraId="57398C48">
      <w:r>
        <w:rPr>
          <w:rFonts w:eastAsia="宋体"/>
          <w:color w:val="FF0000"/>
          <w:highlight w:val="yellow"/>
        </w:rPr>
        <w:t>正文</w:t>
      </w:r>
      <w:r>
        <w:t>用5号宋体。行距16磅。</w:t>
      </w:r>
    </w:p>
    <w:p w14:paraId="33DDF1CF">
      <w:r>
        <w:rPr>
          <w:rFonts w:hint="eastAsia" w:eastAsia="宋体"/>
          <w:color w:val="FF0000"/>
          <w:highlight w:val="yellow"/>
        </w:rPr>
        <w:t>对本节内容简述</w:t>
      </w:r>
      <w:r>
        <w:rPr>
          <w:rFonts w:hint="eastAsia"/>
        </w:rPr>
        <w:t>。</w:t>
      </w:r>
    </w:p>
    <w:p w14:paraId="382254F2">
      <w:r>
        <w:rPr>
          <w:rFonts w:hint="eastAsia"/>
        </w:rPr>
        <w:t>（1）</w:t>
      </w:r>
    </w:p>
    <w:p w14:paraId="26C659DC">
      <w:r>
        <w:rPr>
          <w:rFonts w:hint="eastAsia"/>
        </w:rPr>
        <w:t>（2）</w:t>
      </w:r>
    </w:p>
    <w:p w14:paraId="766409BA">
      <w:pPr>
        <w:rPr>
          <w:rFonts w:hint="eastAsia"/>
        </w:rPr>
      </w:pPr>
      <w:r>
        <w:rPr>
          <w:rFonts w:hint="eastAsia" w:eastAsia="宋体"/>
        </w:rPr>
        <w:t>在标题下使用条目（1）（2）</w:t>
      </w:r>
      <w:r>
        <w:rPr>
          <w:rFonts w:eastAsia="宋体"/>
        </w:rPr>
        <w:t>……</w:t>
      </w:r>
      <w:r>
        <w:rPr>
          <w:rFonts w:hint="eastAsia" w:eastAsia="宋体"/>
        </w:rPr>
        <w:t>的应增加节简述，便于阅读。条目间用“；”号，最后一条用“。”。</w:t>
      </w:r>
    </w:p>
    <w:p w14:paraId="45352444">
      <w:pPr>
        <w:rPr>
          <w:rFonts w:eastAsia="宋体"/>
        </w:rPr>
      </w:pPr>
      <w:r>
        <w:rPr>
          <w:rFonts w:eastAsia="宋体"/>
          <w:color w:val="FF0000"/>
        </w:rPr>
        <w:t>首页左下</w:t>
      </w:r>
      <w:r>
        <w:rPr>
          <w:rFonts w:eastAsia="宋体"/>
          <w:color w:val="FF0000"/>
          <w:highlight w:val="yellow"/>
        </w:rPr>
        <w:t>页脚</w:t>
      </w:r>
      <w:r>
        <w:rPr>
          <w:rFonts w:eastAsia="宋体"/>
          <w:color w:val="FF0000"/>
        </w:rPr>
        <w:t>处</w:t>
      </w:r>
      <w:r>
        <w:rPr>
          <w:rFonts w:eastAsia="宋体"/>
        </w:rPr>
        <w:t>可提供基金项目来源名称“课题名称”（编号：——），多个基金之间用引号隔开。第二行注明第一作者简介，第三行注明通信作者简介</w:t>
      </w:r>
      <w:r>
        <w:rPr>
          <w:rFonts w:hint="eastAsia" w:eastAsia="宋体"/>
        </w:rPr>
        <w:t>。</w:t>
      </w:r>
    </w:p>
    <w:p w14:paraId="6F006AA9">
      <w:pPr>
        <w:rPr>
          <w:rFonts w:hint="eastAsia" w:eastAsia="宋体"/>
        </w:rPr>
      </w:pPr>
      <w:r>
        <w:rPr>
          <w:rFonts w:hint="eastAsia" w:eastAsia="宋体"/>
          <w:color w:val="FF0000"/>
          <w:highlight w:val="yellow"/>
        </w:rPr>
        <w:t>参考文献引用</w:t>
      </w:r>
      <w:r>
        <w:rPr>
          <w:rFonts w:hint="eastAsia" w:eastAsia="宋体"/>
        </w:rPr>
        <w:t>按文献序号从小到大，</w:t>
      </w:r>
      <w:r>
        <w:rPr>
          <w:rFonts w:eastAsia="宋体"/>
        </w:rPr>
        <w:t>小5号宋体</w:t>
      </w:r>
      <w:r>
        <w:rPr>
          <w:rFonts w:eastAsia="宋体"/>
          <w:vertAlign w:val="superscript"/>
        </w:rPr>
        <w:t>[1]</w:t>
      </w:r>
      <w:r>
        <w:rPr>
          <w:rFonts w:eastAsia="宋体"/>
          <w:color w:val="FF0000"/>
        </w:rPr>
        <w:t>(文献引用建议通过引用-插入尾注进行标注，便于以后修改）</w:t>
      </w:r>
      <w:r>
        <w:rPr>
          <w:rFonts w:eastAsia="宋体"/>
        </w:rPr>
        <w:t>。</w:t>
      </w:r>
      <w:r>
        <w:rPr>
          <w:rFonts w:hint="eastAsia" w:eastAsia="宋体"/>
        </w:rPr>
        <w:t>两篇连续引用</w:t>
      </w:r>
      <w:r>
        <w:rPr>
          <w:rFonts w:eastAsia="宋体"/>
          <w:vertAlign w:val="superscript"/>
        </w:rPr>
        <w:t>[1</w:t>
      </w:r>
      <w:r>
        <w:rPr>
          <w:rFonts w:hint="eastAsia" w:eastAsia="宋体"/>
          <w:vertAlign w:val="superscript"/>
        </w:rPr>
        <w:t>,2</w:t>
      </w:r>
      <w:r>
        <w:rPr>
          <w:rFonts w:eastAsia="宋体"/>
          <w:vertAlign w:val="superscript"/>
        </w:rPr>
        <w:t>]</w:t>
      </w:r>
      <w:r>
        <w:rPr>
          <w:rFonts w:eastAsia="宋体"/>
        </w:rPr>
        <w:t xml:space="preserve"> 。</w:t>
      </w:r>
      <w:r>
        <w:rPr>
          <w:rFonts w:hint="eastAsia" w:eastAsia="宋体"/>
        </w:rPr>
        <w:t>三篇连续引用</w:t>
      </w:r>
      <w:r>
        <w:rPr>
          <w:rFonts w:eastAsia="宋体"/>
          <w:vertAlign w:val="superscript"/>
        </w:rPr>
        <w:t>[1</w:t>
      </w:r>
      <w:r>
        <w:rPr>
          <w:rFonts w:hint="eastAsia" w:eastAsia="宋体"/>
          <w:vertAlign w:val="superscript"/>
        </w:rPr>
        <w:t>-3</w:t>
      </w:r>
      <w:r>
        <w:rPr>
          <w:rFonts w:eastAsia="宋体"/>
          <w:vertAlign w:val="superscript"/>
        </w:rPr>
        <w:t>]</w:t>
      </w:r>
      <w:r>
        <w:rPr>
          <w:rFonts w:eastAsia="宋体"/>
        </w:rPr>
        <w:t xml:space="preserve"> 。</w:t>
      </w:r>
      <w:r>
        <w:rPr>
          <w:rFonts w:hint="eastAsia" w:eastAsia="宋体"/>
        </w:rPr>
        <w:t>不连续引用</w:t>
      </w:r>
      <w:r>
        <w:rPr>
          <w:rFonts w:eastAsia="宋体"/>
          <w:vertAlign w:val="superscript"/>
        </w:rPr>
        <w:t>[</w:t>
      </w:r>
      <w:r>
        <w:rPr>
          <w:rFonts w:hint="eastAsia" w:eastAsia="宋体"/>
          <w:vertAlign w:val="superscript"/>
        </w:rPr>
        <w:t>4,7</w:t>
      </w:r>
      <w:r>
        <w:rPr>
          <w:rFonts w:eastAsia="宋体"/>
          <w:vertAlign w:val="superscript"/>
        </w:rPr>
        <w:t>]</w:t>
      </w:r>
      <w:r>
        <w:rPr>
          <w:rFonts w:eastAsia="宋体"/>
        </w:rPr>
        <w:t xml:space="preserve"> 。</w:t>
      </w:r>
    </w:p>
    <w:p w14:paraId="78F18576">
      <w:pPr>
        <w:snapToGrid/>
        <w:spacing w:line="240" w:lineRule="atLeast"/>
        <w:rPr>
          <w:rFonts w:hint="eastAsia" w:eastAsia="宋体"/>
        </w:rPr>
      </w:pPr>
      <w:r>
        <w:rPr>
          <w:rFonts w:hint="eastAsia" w:eastAsia="宋体"/>
        </w:rPr>
        <w:t>文中数字要用三位分隔，比如：2</w:t>
      </w:r>
      <w:r>
        <w:rPr>
          <w:rFonts w:eastAsia="宋体"/>
        </w:rPr>
        <w:t>5860</w:t>
      </w:r>
      <w:r>
        <w:rPr>
          <w:rFonts w:hint="eastAsia" w:eastAsia="宋体"/>
        </w:rPr>
        <w:t>应该为2</w:t>
      </w:r>
      <w:r>
        <w:rPr>
          <w:rFonts w:eastAsia="宋体"/>
        </w:rPr>
        <w:t>5 860</w:t>
      </w:r>
      <w:r>
        <w:rPr>
          <w:rFonts w:hint="eastAsia" w:eastAsia="宋体"/>
        </w:rPr>
        <w:t>。0.12345应该为0.123 45。</w:t>
      </w:r>
    </w:p>
    <w:p w14:paraId="4BB572D5">
      <w:pPr>
        <w:rPr>
          <w:rFonts w:eastAsia="宋体"/>
        </w:rPr>
      </w:pPr>
      <w:r>
        <w:rPr>
          <w:rFonts w:eastAsia="宋体"/>
          <w:color w:val="FF0000"/>
          <w:highlight w:val="yellow"/>
        </w:rPr>
        <w:t>在文中引述图</w:t>
      </w:r>
      <w:r>
        <w:rPr>
          <w:rFonts w:hint="eastAsia" w:eastAsia="宋体"/>
          <w:color w:val="FF0000"/>
          <w:highlight w:val="yellow"/>
        </w:rPr>
        <w:t>/表</w:t>
      </w:r>
      <w:r>
        <w:rPr>
          <w:rFonts w:eastAsia="宋体"/>
          <w:color w:val="FF0000"/>
          <w:highlight w:val="yellow"/>
        </w:rPr>
        <w:t>时须用“如图*/表*所示”</w:t>
      </w:r>
      <w:r>
        <w:rPr>
          <w:rFonts w:hint="eastAsia" w:eastAsia="宋体"/>
          <w:color w:val="FF0000"/>
          <w:highlight w:val="yellow"/>
        </w:rPr>
        <w:t>、</w:t>
      </w:r>
      <w:r>
        <w:rPr>
          <w:rFonts w:eastAsia="宋体"/>
          <w:color w:val="FF0000"/>
          <w:highlight w:val="yellow"/>
        </w:rPr>
        <w:t>“如图(a)~(b)所示”字样。图号</w:t>
      </w:r>
      <w:r>
        <w:rPr>
          <w:rFonts w:eastAsia="宋体"/>
        </w:rPr>
        <w:t>按全文统一编号；图题在图下居中，用小5号</w:t>
      </w:r>
      <w:r>
        <w:rPr>
          <w:rFonts w:hint="eastAsia" w:eastAsia="宋体"/>
        </w:rPr>
        <w:t>黑</w:t>
      </w:r>
      <w:r>
        <w:rPr>
          <w:rFonts w:eastAsia="宋体"/>
        </w:rPr>
        <w:t xml:space="preserve">体；图中各小图用英文字母(a), (b), </w:t>
      </w:r>
      <w:r>
        <w:rPr>
          <w:rFonts w:eastAsia="黑体"/>
        </w:rPr>
        <w:t>……</w:t>
      </w:r>
      <w:r>
        <w:rPr>
          <w:rFonts w:eastAsia="宋体"/>
        </w:rPr>
        <w:t>依次编号，图中文字用6号宋体。要求全文每张图片高清抓取制作，适合阅读印刷。根据图片实际尺寸和图中内容单栏或通栏排版。如下实例：</w:t>
      </w:r>
    </w:p>
    <w:p w14:paraId="27D2A3B2">
      <w:pPr>
        <w:pStyle w:val="22"/>
        <w:spacing w:line="240" w:lineRule="auto"/>
        <w:ind w:firstLine="420"/>
        <w:rPr>
          <w:rFonts w:eastAsia="宋体"/>
          <w:sz w:val="21"/>
          <w:szCs w:val="24"/>
        </w:rPr>
      </w:pPr>
      <w:r>
        <w:rPr>
          <w:rFonts w:eastAsia="宋体"/>
          <w:sz w:val="21"/>
          <w:szCs w:val="24"/>
        </w:rPr>
        <w:t>使用“通过点定义Nurb Curve”（Nurb Curve.By Points）节点（或Poly Curve.By Points节点）按顺序将控制点连接成横截面轮廓，</w:t>
      </w:r>
      <w:r>
        <w:rPr>
          <w:rFonts w:eastAsia="宋体"/>
          <w:sz w:val="21"/>
          <w:szCs w:val="24"/>
          <w:highlight w:val="yellow"/>
        </w:rPr>
        <w:t>如图1所示</w:t>
      </w:r>
      <w:r>
        <w:rPr>
          <w:rFonts w:eastAsia="宋体"/>
          <w:sz w:val="21"/>
          <w:szCs w:val="24"/>
        </w:rPr>
        <w:t>。</w:t>
      </w:r>
    </w:p>
    <w:p w14:paraId="0BCB1D7E">
      <w:pPr>
        <w:ind w:firstLine="0"/>
        <w:jc w:val="center"/>
      </w:pPr>
      <w:r>
        <w:drawing>
          <wp:inline distT="0" distB="0" distL="114300" distR="114300">
            <wp:extent cx="3207385" cy="1212215"/>
            <wp:effectExtent l="0" t="0" r="12065" b="6985"/>
            <wp:docPr id="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pic:cNvPicPr>
                      <a:picLocks noChangeAspect="1"/>
                    </pic:cNvPicPr>
                  </pic:nvPicPr>
                  <pic:blipFill>
                    <a:blip r:embed="rId12"/>
                    <a:stretch>
                      <a:fillRect/>
                    </a:stretch>
                  </pic:blipFill>
                  <pic:spPr>
                    <a:xfrm>
                      <a:off x="0" y="0"/>
                      <a:ext cx="3207385" cy="1212215"/>
                    </a:xfrm>
                    <a:prstGeom prst="rect">
                      <a:avLst/>
                    </a:prstGeom>
                    <a:noFill/>
                    <a:ln>
                      <a:noFill/>
                    </a:ln>
                  </pic:spPr>
                </pic:pic>
              </a:graphicData>
            </a:graphic>
          </wp:inline>
        </w:drawing>
      </w:r>
    </w:p>
    <w:p w14:paraId="36A1128D">
      <w:pPr>
        <w:spacing w:line="240" w:lineRule="atLeast"/>
        <w:ind w:firstLine="0"/>
        <w:jc w:val="center"/>
        <w:rPr>
          <w:rFonts w:ascii="黑体" w:hAnsi="黑体" w:eastAsia="黑体"/>
          <w:bCs/>
          <w:sz w:val="18"/>
          <w:szCs w:val="18"/>
        </w:rPr>
      </w:pPr>
      <w:r>
        <w:rPr>
          <w:rFonts w:ascii="黑体" w:hAnsi="黑体" w:eastAsia="黑体"/>
          <w:bCs/>
          <w:sz w:val="18"/>
          <w:szCs w:val="18"/>
        </w:rPr>
        <w:t>图1 横截面及其Dynamo节点</w:t>
      </w:r>
    </w:p>
    <w:p w14:paraId="76A4C3A8">
      <w:pPr>
        <w:jc w:val="left"/>
        <w:rPr>
          <w:rFonts w:eastAsia="宋体"/>
        </w:rPr>
      </w:pPr>
    </w:p>
    <w:p w14:paraId="65B62D5C">
      <w:pPr>
        <w:jc w:val="left"/>
        <w:rPr>
          <w:rFonts w:hint="eastAsia" w:eastAsia="宋体"/>
        </w:rPr>
      </w:pPr>
    </w:p>
    <w:p w14:paraId="2272119C">
      <w:pPr>
        <w:jc w:val="left"/>
        <w:rPr>
          <w:rFonts w:eastAsia="宋体"/>
        </w:rPr>
      </w:pPr>
    </w:p>
    <w:p w14:paraId="4D3801FA">
      <w:pPr>
        <w:jc w:val="left"/>
        <w:rPr>
          <w:rFonts w:eastAsia="宋体"/>
        </w:rPr>
      </w:pPr>
      <w:r>
        <w:rPr>
          <w:rFonts w:eastAsia="宋体"/>
        </w:rPr>
        <w:t>标注点选择后，需要设置标注线组合方式和显示区域。部分标注线样式</w:t>
      </w:r>
      <w:r>
        <w:rPr>
          <w:rFonts w:eastAsia="宋体"/>
          <w:highlight w:val="yellow"/>
        </w:rPr>
        <w:t>如图2(a)~(b)</w:t>
      </w:r>
      <w:r>
        <w:rPr>
          <w:rFonts w:eastAsia="宋体"/>
        </w:rPr>
        <w:t>所示。</w:t>
      </w:r>
    </w:p>
    <w:p w14:paraId="1CFDFC9D">
      <w:pPr>
        <w:spacing w:line="240" w:lineRule="auto"/>
        <w:ind w:firstLine="0"/>
        <w:jc w:val="center"/>
      </w:pPr>
      <w:r>
        <w:drawing>
          <wp:inline distT="0" distB="0" distL="114300" distR="114300">
            <wp:extent cx="1398905" cy="641350"/>
            <wp:effectExtent l="0" t="0" r="10795" b="6350"/>
            <wp:docPr id="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pic:cNvPicPr>
                      <a:picLocks noChangeAspect="1"/>
                    </pic:cNvPicPr>
                  </pic:nvPicPr>
                  <pic:blipFill>
                    <a:blip r:embed="rId13"/>
                    <a:srcRect l="68990" t="13396" b="2922"/>
                    <a:stretch>
                      <a:fillRect/>
                    </a:stretch>
                  </pic:blipFill>
                  <pic:spPr>
                    <a:xfrm>
                      <a:off x="0" y="0"/>
                      <a:ext cx="1398905" cy="641350"/>
                    </a:xfrm>
                    <a:prstGeom prst="rect">
                      <a:avLst/>
                    </a:prstGeom>
                    <a:noFill/>
                    <a:ln>
                      <a:noFill/>
                    </a:ln>
                  </pic:spPr>
                </pic:pic>
              </a:graphicData>
            </a:graphic>
          </wp:inline>
        </w:drawing>
      </w:r>
      <w:r>
        <w:rPr>
          <w:sz w:val="18"/>
          <w:szCs w:val="18"/>
        </w:rPr>
        <w:t xml:space="preserve"> </w:t>
      </w:r>
      <w:r>
        <w:drawing>
          <wp:inline distT="0" distB="0" distL="114300" distR="114300">
            <wp:extent cx="1255395" cy="648335"/>
            <wp:effectExtent l="0" t="0" r="1905" b="18415"/>
            <wp:docPr id="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pic:cNvPicPr>
                      <a:picLocks noChangeAspect="1"/>
                    </pic:cNvPicPr>
                  </pic:nvPicPr>
                  <pic:blipFill>
                    <a:blip r:embed="rId13"/>
                    <a:srcRect t="10796" r="71127" b="3317"/>
                    <a:stretch>
                      <a:fillRect/>
                    </a:stretch>
                  </pic:blipFill>
                  <pic:spPr>
                    <a:xfrm>
                      <a:off x="0" y="0"/>
                      <a:ext cx="1255395" cy="648335"/>
                    </a:xfrm>
                    <a:prstGeom prst="rect">
                      <a:avLst/>
                    </a:prstGeom>
                    <a:noFill/>
                    <a:ln>
                      <a:noFill/>
                    </a:ln>
                  </pic:spPr>
                </pic:pic>
              </a:graphicData>
            </a:graphic>
          </wp:inline>
        </w:drawing>
      </w:r>
    </w:p>
    <w:p w14:paraId="26EF0553">
      <w:pPr>
        <w:spacing w:line="240" w:lineRule="atLeast"/>
        <w:ind w:firstLine="0"/>
        <w:jc w:val="center"/>
        <w:rPr>
          <w:rFonts w:ascii="宋体" w:hAnsi="宋体" w:eastAsia="宋体"/>
          <w:bCs/>
          <w:sz w:val="18"/>
          <w:szCs w:val="18"/>
        </w:rPr>
      </w:pPr>
      <w:r>
        <w:rPr>
          <w:rFonts w:ascii="宋体" w:hAnsi="宋体" w:eastAsia="宋体"/>
          <w:bCs/>
          <w:sz w:val="18"/>
          <w:szCs w:val="18"/>
        </w:rPr>
        <w:t>（a）标注线分离    （b）标注线不与构件重叠</w:t>
      </w:r>
    </w:p>
    <w:p w14:paraId="36D1308A">
      <w:pPr>
        <w:spacing w:line="240" w:lineRule="atLeast"/>
        <w:ind w:firstLine="0"/>
        <w:jc w:val="center"/>
        <w:rPr>
          <w:rFonts w:ascii="黑体" w:hAnsi="黑体" w:eastAsia="黑体"/>
          <w:bCs/>
          <w:sz w:val="18"/>
          <w:szCs w:val="18"/>
        </w:rPr>
      </w:pPr>
      <w:r>
        <w:rPr>
          <w:rFonts w:ascii="黑体" w:hAnsi="黑体" w:eastAsia="黑体"/>
          <w:bCs/>
          <w:sz w:val="18"/>
          <w:szCs w:val="18"/>
        </w:rPr>
        <w:t>图2 部分标注线样式</w:t>
      </w:r>
    </w:p>
    <w:p w14:paraId="348FEA7A">
      <w:pPr>
        <w:snapToGrid/>
        <w:spacing w:line="240" w:lineRule="atLeast"/>
        <w:rPr>
          <w:rFonts w:eastAsia="宋体"/>
          <w:color w:val="FF0000"/>
          <w:highlight w:val="yellow"/>
        </w:rPr>
      </w:pPr>
    </w:p>
    <w:p w14:paraId="459389D8">
      <w:pPr>
        <w:snapToGrid/>
        <w:spacing w:line="240" w:lineRule="atLeast"/>
        <w:rPr>
          <w:rFonts w:eastAsia="宋体"/>
        </w:rPr>
      </w:pPr>
      <w:r>
        <w:rPr>
          <w:rFonts w:eastAsia="宋体"/>
          <w:color w:val="FF0000"/>
          <w:highlight w:val="yellow"/>
        </w:rPr>
        <w:t>表号</w:t>
      </w:r>
      <w:r>
        <w:rPr>
          <w:rFonts w:eastAsia="宋体"/>
        </w:rPr>
        <w:t>按全文统一编号；表题在表上居中，用小五号</w:t>
      </w:r>
      <w:r>
        <w:rPr>
          <w:rFonts w:hint="eastAsia" w:eastAsia="宋体"/>
        </w:rPr>
        <w:t>黑</w:t>
      </w:r>
      <w:r>
        <w:rPr>
          <w:rFonts w:eastAsia="宋体"/>
        </w:rPr>
        <w:t>体；</w:t>
      </w:r>
    </w:p>
    <w:p w14:paraId="6FD50E8C">
      <w:pPr>
        <w:snapToGrid/>
        <w:spacing w:line="240" w:lineRule="atLeast"/>
        <w:rPr>
          <w:rFonts w:eastAsia="宋体"/>
        </w:rPr>
      </w:pPr>
      <w:r>
        <w:rPr>
          <w:rFonts w:eastAsia="宋体"/>
        </w:rPr>
        <w:t>表格用三线表；不能用图表示；</w:t>
      </w:r>
    </w:p>
    <w:p w14:paraId="4BD441AF">
      <w:pPr>
        <w:snapToGrid/>
        <w:spacing w:line="240" w:lineRule="atLeast"/>
        <w:rPr>
          <w:rFonts w:eastAsia="宋体"/>
        </w:rPr>
      </w:pPr>
      <w:r>
        <w:rPr>
          <w:rFonts w:eastAsia="宋体"/>
        </w:rPr>
        <w:t>表内文字用6号宋体。</w:t>
      </w:r>
    </w:p>
    <w:p w14:paraId="6D0996B0">
      <w:pPr>
        <w:rPr>
          <w:rFonts w:eastAsia="宋体"/>
        </w:rPr>
      </w:pPr>
      <w:r>
        <w:rPr>
          <w:rFonts w:hint="eastAsia" w:eastAsia="宋体"/>
        </w:rPr>
        <w:t>比如：</w:t>
      </w:r>
      <w:r>
        <w:rPr>
          <w:rFonts w:eastAsia="宋体"/>
          <w:highlight w:val="yellow"/>
        </w:rPr>
        <w:t>如表2 所示</w:t>
      </w:r>
      <w:r>
        <w:rPr>
          <w:rFonts w:eastAsia="宋体"/>
        </w:rPr>
        <w:t>为路基测点部分材料的用量情况对比。</w:t>
      </w:r>
    </w:p>
    <w:p w14:paraId="3B96034C">
      <w:pPr>
        <w:spacing w:line="240" w:lineRule="atLeast"/>
        <w:ind w:firstLine="0"/>
        <w:jc w:val="center"/>
        <w:rPr>
          <w:rFonts w:ascii="黑体" w:hAnsi="黑体" w:eastAsia="黑体"/>
          <w:bCs/>
          <w:sz w:val="18"/>
          <w:szCs w:val="18"/>
        </w:rPr>
      </w:pPr>
      <w:r>
        <w:rPr>
          <w:rFonts w:ascii="黑体" w:hAnsi="黑体" w:eastAsia="黑体"/>
          <w:bCs/>
          <w:sz w:val="18"/>
          <w:szCs w:val="18"/>
        </w:rPr>
        <w:t>表2 路基测点不同传感器线缆用量对比（单位：m）</w:t>
      </w:r>
    </w:p>
    <w:tbl>
      <w:tblPr>
        <w:tblStyle w:val="55"/>
        <w:tblW w:w="4810" w:type="dxa"/>
        <w:jc w:val="center"/>
        <w:tblBorders>
          <w:top w:val="single" w:color="auto" w:sz="4"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29"/>
        <w:gridCol w:w="1149"/>
        <w:gridCol w:w="1307"/>
        <w:gridCol w:w="1125"/>
      </w:tblGrid>
      <w:tr w14:paraId="45254AC4">
        <w:tblPrEx>
          <w:tblBorders>
            <w:top w:val="single" w:color="auto" w:sz="4"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9" w:type="dxa"/>
            <w:tcBorders>
              <w:bottom w:val="single" w:color="auto" w:sz="4" w:space="0"/>
            </w:tcBorders>
            <w:noWrap w:val="0"/>
            <w:vAlign w:val="top"/>
          </w:tcPr>
          <w:p w14:paraId="7B1885FD">
            <w:pPr>
              <w:adjustRightInd w:val="0"/>
              <w:spacing w:line="288" w:lineRule="auto"/>
              <w:ind w:firstLine="0"/>
              <w:jc w:val="center"/>
              <w:rPr>
                <w:rFonts w:eastAsia="宋体"/>
                <w:spacing w:val="0"/>
                <w:sz w:val="15"/>
                <w:szCs w:val="15"/>
              </w:rPr>
            </w:pPr>
            <w:r>
              <w:rPr>
                <w:rFonts w:eastAsia="宋体"/>
                <w:spacing w:val="0"/>
                <w:sz w:val="15"/>
                <w:szCs w:val="15"/>
              </w:rPr>
              <w:t>传感器</w:t>
            </w:r>
          </w:p>
        </w:tc>
        <w:tc>
          <w:tcPr>
            <w:tcW w:w="1149" w:type="dxa"/>
            <w:tcBorders>
              <w:bottom w:val="single" w:color="auto" w:sz="4" w:space="0"/>
            </w:tcBorders>
            <w:noWrap w:val="0"/>
            <w:vAlign w:val="top"/>
          </w:tcPr>
          <w:p w14:paraId="3BAF3C9F">
            <w:pPr>
              <w:adjustRightInd w:val="0"/>
              <w:spacing w:line="288" w:lineRule="auto"/>
              <w:ind w:firstLine="0"/>
              <w:jc w:val="center"/>
              <w:rPr>
                <w:rFonts w:eastAsia="宋体"/>
                <w:spacing w:val="0"/>
                <w:sz w:val="15"/>
                <w:szCs w:val="15"/>
              </w:rPr>
            </w:pPr>
            <w:r>
              <w:rPr>
                <w:rFonts w:eastAsia="宋体"/>
                <w:spacing w:val="0"/>
                <w:sz w:val="15"/>
                <w:szCs w:val="15"/>
              </w:rPr>
              <w:t>平面化方案</w:t>
            </w:r>
          </w:p>
        </w:tc>
        <w:tc>
          <w:tcPr>
            <w:tcW w:w="1307" w:type="dxa"/>
            <w:tcBorders>
              <w:bottom w:val="single" w:color="auto" w:sz="4" w:space="0"/>
            </w:tcBorders>
            <w:noWrap w:val="0"/>
            <w:vAlign w:val="top"/>
          </w:tcPr>
          <w:p w14:paraId="1B902453">
            <w:pPr>
              <w:adjustRightInd w:val="0"/>
              <w:spacing w:line="288" w:lineRule="auto"/>
              <w:ind w:firstLine="0"/>
              <w:jc w:val="center"/>
              <w:rPr>
                <w:rFonts w:eastAsia="宋体"/>
                <w:spacing w:val="0"/>
                <w:sz w:val="15"/>
                <w:szCs w:val="15"/>
              </w:rPr>
            </w:pPr>
            <w:r>
              <w:rPr>
                <w:rFonts w:eastAsia="宋体"/>
                <w:spacing w:val="0"/>
                <w:sz w:val="15"/>
                <w:szCs w:val="15"/>
              </w:rPr>
              <w:t>BIM方案</w:t>
            </w:r>
          </w:p>
        </w:tc>
        <w:tc>
          <w:tcPr>
            <w:tcW w:w="1125" w:type="dxa"/>
            <w:tcBorders>
              <w:bottom w:val="single" w:color="auto" w:sz="4" w:space="0"/>
            </w:tcBorders>
            <w:noWrap w:val="0"/>
            <w:vAlign w:val="top"/>
          </w:tcPr>
          <w:p w14:paraId="4FCFA287">
            <w:pPr>
              <w:adjustRightInd w:val="0"/>
              <w:spacing w:line="288" w:lineRule="auto"/>
              <w:ind w:firstLine="0"/>
              <w:jc w:val="center"/>
              <w:rPr>
                <w:rFonts w:eastAsia="宋体"/>
                <w:spacing w:val="0"/>
                <w:sz w:val="15"/>
                <w:szCs w:val="15"/>
              </w:rPr>
            </w:pPr>
            <w:r>
              <w:rPr>
                <w:rFonts w:eastAsia="宋体"/>
                <w:spacing w:val="0"/>
                <w:sz w:val="15"/>
                <w:szCs w:val="15"/>
              </w:rPr>
              <w:t>实际用量</w:t>
            </w:r>
          </w:p>
        </w:tc>
      </w:tr>
      <w:tr w14:paraId="0A8F8B27">
        <w:tblPrEx>
          <w:tblBorders>
            <w:top w:val="single" w:color="auto" w:sz="4"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9" w:type="dxa"/>
            <w:tcBorders>
              <w:top w:val="single" w:color="auto" w:sz="4" w:space="0"/>
            </w:tcBorders>
            <w:noWrap w:val="0"/>
            <w:vAlign w:val="top"/>
          </w:tcPr>
          <w:p w14:paraId="5502B555">
            <w:pPr>
              <w:adjustRightInd w:val="0"/>
              <w:spacing w:line="288" w:lineRule="auto"/>
              <w:ind w:firstLine="0"/>
              <w:jc w:val="center"/>
              <w:rPr>
                <w:rFonts w:eastAsia="宋体"/>
                <w:spacing w:val="0"/>
                <w:sz w:val="15"/>
                <w:szCs w:val="15"/>
              </w:rPr>
            </w:pPr>
            <w:r>
              <w:rPr>
                <w:rFonts w:eastAsia="宋体"/>
                <w:spacing w:val="0"/>
                <w:sz w:val="15"/>
                <w:szCs w:val="15"/>
              </w:rPr>
              <w:t>倾角计</w:t>
            </w:r>
          </w:p>
        </w:tc>
        <w:tc>
          <w:tcPr>
            <w:tcW w:w="1149" w:type="dxa"/>
            <w:tcBorders>
              <w:top w:val="single" w:color="auto" w:sz="4" w:space="0"/>
            </w:tcBorders>
            <w:noWrap w:val="0"/>
            <w:vAlign w:val="top"/>
          </w:tcPr>
          <w:p w14:paraId="7B344F32">
            <w:pPr>
              <w:adjustRightInd w:val="0"/>
              <w:spacing w:line="288" w:lineRule="auto"/>
              <w:ind w:firstLine="0"/>
              <w:jc w:val="center"/>
              <w:rPr>
                <w:rFonts w:eastAsia="宋体"/>
                <w:spacing w:val="0"/>
                <w:sz w:val="15"/>
                <w:szCs w:val="15"/>
              </w:rPr>
            </w:pPr>
            <w:r>
              <w:rPr>
                <w:rFonts w:eastAsia="宋体"/>
                <w:spacing w:val="0"/>
                <w:sz w:val="15"/>
                <w:szCs w:val="15"/>
              </w:rPr>
              <w:t>20</w:t>
            </w:r>
          </w:p>
        </w:tc>
        <w:tc>
          <w:tcPr>
            <w:tcW w:w="1307" w:type="dxa"/>
            <w:tcBorders>
              <w:top w:val="single" w:color="auto" w:sz="4" w:space="0"/>
            </w:tcBorders>
            <w:noWrap w:val="0"/>
            <w:vAlign w:val="top"/>
          </w:tcPr>
          <w:p w14:paraId="2F5DCA86">
            <w:pPr>
              <w:adjustRightInd w:val="0"/>
              <w:spacing w:line="288" w:lineRule="auto"/>
              <w:ind w:firstLine="0"/>
              <w:jc w:val="center"/>
              <w:rPr>
                <w:rFonts w:eastAsia="宋体"/>
                <w:spacing w:val="0"/>
                <w:sz w:val="15"/>
                <w:szCs w:val="15"/>
              </w:rPr>
            </w:pPr>
            <w:r>
              <w:rPr>
                <w:rFonts w:eastAsia="宋体"/>
                <w:spacing w:val="0"/>
                <w:sz w:val="15"/>
                <w:szCs w:val="15"/>
              </w:rPr>
              <w:t>13.35</w:t>
            </w:r>
          </w:p>
        </w:tc>
        <w:tc>
          <w:tcPr>
            <w:tcW w:w="1125" w:type="dxa"/>
            <w:tcBorders>
              <w:top w:val="single" w:color="auto" w:sz="4" w:space="0"/>
            </w:tcBorders>
            <w:noWrap w:val="0"/>
            <w:vAlign w:val="top"/>
          </w:tcPr>
          <w:p w14:paraId="7952A60D">
            <w:pPr>
              <w:adjustRightInd w:val="0"/>
              <w:spacing w:line="288" w:lineRule="auto"/>
              <w:ind w:firstLine="0"/>
              <w:jc w:val="center"/>
              <w:rPr>
                <w:rFonts w:eastAsia="宋体"/>
                <w:spacing w:val="0"/>
                <w:sz w:val="15"/>
                <w:szCs w:val="15"/>
              </w:rPr>
            </w:pPr>
            <w:r>
              <w:rPr>
                <w:rFonts w:eastAsia="宋体"/>
                <w:spacing w:val="0"/>
                <w:sz w:val="15"/>
                <w:szCs w:val="15"/>
              </w:rPr>
              <w:t>14</w:t>
            </w:r>
          </w:p>
        </w:tc>
      </w:tr>
      <w:tr w14:paraId="68AD18EC">
        <w:tblPrEx>
          <w:tblBorders>
            <w:top w:val="single" w:color="auto" w:sz="4"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9" w:type="dxa"/>
            <w:noWrap w:val="0"/>
            <w:vAlign w:val="top"/>
          </w:tcPr>
          <w:p w14:paraId="6B7F07B7">
            <w:pPr>
              <w:adjustRightInd w:val="0"/>
              <w:spacing w:line="288" w:lineRule="auto"/>
              <w:ind w:firstLine="0"/>
              <w:jc w:val="center"/>
              <w:rPr>
                <w:rFonts w:eastAsia="宋体"/>
                <w:spacing w:val="0"/>
                <w:sz w:val="15"/>
                <w:szCs w:val="15"/>
              </w:rPr>
            </w:pPr>
            <w:r>
              <w:rPr>
                <w:rFonts w:eastAsia="宋体"/>
                <w:spacing w:val="0"/>
                <w:sz w:val="15"/>
                <w:szCs w:val="15"/>
              </w:rPr>
              <w:t>裂缝计</w:t>
            </w:r>
          </w:p>
        </w:tc>
        <w:tc>
          <w:tcPr>
            <w:tcW w:w="1149" w:type="dxa"/>
            <w:noWrap w:val="0"/>
            <w:vAlign w:val="top"/>
          </w:tcPr>
          <w:p w14:paraId="4A1FC9AE">
            <w:pPr>
              <w:adjustRightInd w:val="0"/>
              <w:spacing w:line="288" w:lineRule="auto"/>
              <w:ind w:firstLine="0"/>
              <w:jc w:val="center"/>
              <w:rPr>
                <w:rFonts w:eastAsia="宋体"/>
                <w:spacing w:val="0"/>
                <w:sz w:val="15"/>
                <w:szCs w:val="15"/>
              </w:rPr>
            </w:pPr>
            <w:r>
              <w:rPr>
                <w:rFonts w:eastAsia="宋体"/>
                <w:spacing w:val="0"/>
                <w:sz w:val="15"/>
                <w:szCs w:val="15"/>
              </w:rPr>
              <w:t>20</w:t>
            </w:r>
          </w:p>
        </w:tc>
        <w:tc>
          <w:tcPr>
            <w:tcW w:w="1307" w:type="dxa"/>
            <w:noWrap w:val="0"/>
            <w:vAlign w:val="top"/>
          </w:tcPr>
          <w:p w14:paraId="56EF3701">
            <w:pPr>
              <w:adjustRightInd w:val="0"/>
              <w:spacing w:line="288" w:lineRule="auto"/>
              <w:ind w:firstLine="0"/>
              <w:jc w:val="center"/>
              <w:rPr>
                <w:rFonts w:eastAsia="宋体"/>
                <w:spacing w:val="0"/>
                <w:sz w:val="15"/>
                <w:szCs w:val="15"/>
              </w:rPr>
            </w:pPr>
            <w:r>
              <w:rPr>
                <w:rFonts w:eastAsia="宋体"/>
                <w:spacing w:val="0"/>
                <w:sz w:val="15"/>
                <w:szCs w:val="15"/>
              </w:rPr>
              <w:t>13.92</w:t>
            </w:r>
          </w:p>
        </w:tc>
        <w:tc>
          <w:tcPr>
            <w:tcW w:w="1125" w:type="dxa"/>
            <w:noWrap w:val="0"/>
            <w:vAlign w:val="top"/>
          </w:tcPr>
          <w:p w14:paraId="7B7F9B43">
            <w:pPr>
              <w:adjustRightInd w:val="0"/>
              <w:spacing w:line="288" w:lineRule="auto"/>
              <w:ind w:firstLine="0"/>
              <w:jc w:val="center"/>
              <w:rPr>
                <w:rFonts w:eastAsia="宋体"/>
                <w:spacing w:val="0"/>
                <w:sz w:val="15"/>
                <w:szCs w:val="15"/>
              </w:rPr>
            </w:pPr>
            <w:r>
              <w:rPr>
                <w:rFonts w:eastAsia="宋体"/>
                <w:spacing w:val="0"/>
                <w:sz w:val="15"/>
                <w:szCs w:val="15"/>
              </w:rPr>
              <w:t>14</w:t>
            </w:r>
          </w:p>
        </w:tc>
      </w:tr>
      <w:tr w14:paraId="46730C94">
        <w:tblPrEx>
          <w:tblBorders>
            <w:top w:val="single" w:color="auto" w:sz="4"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9" w:type="dxa"/>
            <w:noWrap w:val="0"/>
            <w:vAlign w:val="top"/>
          </w:tcPr>
          <w:p w14:paraId="134C7626">
            <w:pPr>
              <w:adjustRightInd w:val="0"/>
              <w:spacing w:line="288" w:lineRule="auto"/>
              <w:ind w:firstLine="0"/>
              <w:jc w:val="center"/>
              <w:rPr>
                <w:rFonts w:eastAsia="宋体"/>
                <w:spacing w:val="0"/>
                <w:sz w:val="15"/>
                <w:szCs w:val="15"/>
              </w:rPr>
            </w:pPr>
            <w:r>
              <w:rPr>
                <w:rFonts w:eastAsia="宋体"/>
                <w:spacing w:val="0"/>
                <w:sz w:val="15"/>
                <w:szCs w:val="15"/>
              </w:rPr>
              <w:t>温度传感器</w:t>
            </w:r>
          </w:p>
        </w:tc>
        <w:tc>
          <w:tcPr>
            <w:tcW w:w="1149" w:type="dxa"/>
            <w:noWrap w:val="0"/>
            <w:vAlign w:val="top"/>
          </w:tcPr>
          <w:p w14:paraId="3C95A448">
            <w:pPr>
              <w:adjustRightInd w:val="0"/>
              <w:spacing w:line="288" w:lineRule="auto"/>
              <w:ind w:firstLine="0"/>
              <w:jc w:val="center"/>
              <w:rPr>
                <w:rFonts w:eastAsia="宋体"/>
                <w:spacing w:val="0"/>
                <w:sz w:val="15"/>
                <w:szCs w:val="15"/>
              </w:rPr>
            </w:pPr>
            <w:r>
              <w:rPr>
                <w:rFonts w:eastAsia="宋体"/>
                <w:spacing w:val="0"/>
                <w:sz w:val="15"/>
                <w:szCs w:val="15"/>
              </w:rPr>
              <w:t>20</w:t>
            </w:r>
          </w:p>
        </w:tc>
        <w:tc>
          <w:tcPr>
            <w:tcW w:w="1307" w:type="dxa"/>
            <w:noWrap w:val="0"/>
            <w:vAlign w:val="top"/>
          </w:tcPr>
          <w:p w14:paraId="29EE94B7">
            <w:pPr>
              <w:adjustRightInd w:val="0"/>
              <w:spacing w:line="288" w:lineRule="auto"/>
              <w:ind w:firstLine="0"/>
              <w:jc w:val="center"/>
              <w:rPr>
                <w:rFonts w:eastAsia="宋体"/>
                <w:spacing w:val="0"/>
                <w:sz w:val="15"/>
                <w:szCs w:val="15"/>
              </w:rPr>
            </w:pPr>
            <w:r>
              <w:rPr>
                <w:rFonts w:eastAsia="宋体"/>
                <w:spacing w:val="0"/>
                <w:sz w:val="15"/>
                <w:szCs w:val="15"/>
              </w:rPr>
              <w:t>11.33</w:t>
            </w:r>
          </w:p>
        </w:tc>
        <w:tc>
          <w:tcPr>
            <w:tcW w:w="1125" w:type="dxa"/>
            <w:noWrap w:val="0"/>
            <w:vAlign w:val="top"/>
          </w:tcPr>
          <w:p w14:paraId="7EAF45A8">
            <w:pPr>
              <w:adjustRightInd w:val="0"/>
              <w:spacing w:line="288" w:lineRule="auto"/>
              <w:ind w:firstLine="0"/>
              <w:jc w:val="center"/>
              <w:rPr>
                <w:rFonts w:eastAsia="宋体"/>
                <w:spacing w:val="0"/>
                <w:sz w:val="15"/>
                <w:szCs w:val="15"/>
              </w:rPr>
            </w:pPr>
            <w:r>
              <w:rPr>
                <w:rFonts w:eastAsia="宋体"/>
                <w:spacing w:val="0"/>
                <w:sz w:val="15"/>
                <w:szCs w:val="15"/>
              </w:rPr>
              <w:t>12</w:t>
            </w:r>
          </w:p>
        </w:tc>
      </w:tr>
      <w:tr w14:paraId="30DB1F78">
        <w:tblPrEx>
          <w:tblBorders>
            <w:top w:val="single" w:color="auto" w:sz="4"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9" w:type="dxa"/>
            <w:tcBorders>
              <w:top w:val="nil"/>
              <w:bottom w:val="single" w:color="auto" w:sz="8" w:space="0"/>
            </w:tcBorders>
            <w:noWrap w:val="0"/>
            <w:vAlign w:val="top"/>
          </w:tcPr>
          <w:p w14:paraId="7824C2ED">
            <w:pPr>
              <w:adjustRightInd w:val="0"/>
              <w:spacing w:line="288" w:lineRule="auto"/>
              <w:ind w:firstLine="0"/>
              <w:jc w:val="center"/>
              <w:rPr>
                <w:rFonts w:eastAsia="宋体"/>
                <w:spacing w:val="0"/>
                <w:sz w:val="15"/>
                <w:szCs w:val="15"/>
              </w:rPr>
            </w:pPr>
            <w:r>
              <w:rPr>
                <w:rFonts w:eastAsia="宋体"/>
                <w:spacing w:val="0"/>
                <w:sz w:val="15"/>
                <w:szCs w:val="15"/>
              </w:rPr>
              <w:t>气象站</w:t>
            </w:r>
          </w:p>
        </w:tc>
        <w:tc>
          <w:tcPr>
            <w:tcW w:w="1149" w:type="dxa"/>
            <w:tcBorders>
              <w:top w:val="nil"/>
              <w:bottom w:val="single" w:color="auto" w:sz="8" w:space="0"/>
            </w:tcBorders>
            <w:noWrap w:val="0"/>
            <w:vAlign w:val="top"/>
          </w:tcPr>
          <w:p w14:paraId="0CC2F3EC">
            <w:pPr>
              <w:adjustRightInd w:val="0"/>
              <w:spacing w:line="288" w:lineRule="auto"/>
              <w:ind w:firstLine="0"/>
              <w:jc w:val="center"/>
              <w:rPr>
                <w:rFonts w:eastAsia="宋体"/>
                <w:spacing w:val="0"/>
                <w:sz w:val="15"/>
                <w:szCs w:val="15"/>
              </w:rPr>
            </w:pPr>
            <w:r>
              <w:rPr>
                <w:rFonts w:eastAsia="宋体"/>
                <w:spacing w:val="0"/>
                <w:sz w:val="15"/>
                <w:szCs w:val="15"/>
              </w:rPr>
              <w:t>15</w:t>
            </w:r>
          </w:p>
        </w:tc>
        <w:tc>
          <w:tcPr>
            <w:tcW w:w="1307" w:type="dxa"/>
            <w:tcBorders>
              <w:top w:val="nil"/>
              <w:bottom w:val="single" w:color="auto" w:sz="8" w:space="0"/>
            </w:tcBorders>
            <w:noWrap w:val="0"/>
            <w:vAlign w:val="top"/>
          </w:tcPr>
          <w:p w14:paraId="016BFA66">
            <w:pPr>
              <w:adjustRightInd w:val="0"/>
              <w:spacing w:line="288" w:lineRule="auto"/>
              <w:ind w:firstLine="0"/>
              <w:jc w:val="center"/>
              <w:rPr>
                <w:rFonts w:eastAsia="宋体"/>
                <w:spacing w:val="0"/>
                <w:sz w:val="15"/>
                <w:szCs w:val="15"/>
              </w:rPr>
            </w:pPr>
            <w:r>
              <w:rPr>
                <w:rFonts w:eastAsia="宋体"/>
                <w:spacing w:val="0"/>
                <w:sz w:val="15"/>
                <w:szCs w:val="15"/>
              </w:rPr>
              <w:t>7.26</w:t>
            </w:r>
          </w:p>
        </w:tc>
        <w:tc>
          <w:tcPr>
            <w:tcW w:w="1125" w:type="dxa"/>
            <w:tcBorders>
              <w:top w:val="nil"/>
              <w:bottom w:val="single" w:color="auto" w:sz="8" w:space="0"/>
            </w:tcBorders>
            <w:noWrap w:val="0"/>
            <w:vAlign w:val="top"/>
          </w:tcPr>
          <w:p w14:paraId="6CEE9AE6">
            <w:pPr>
              <w:adjustRightInd w:val="0"/>
              <w:spacing w:line="288" w:lineRule="auto"/>
              <w:ind w:firstLine="0"/>
              <w:jc w:val="center"/>
              <w:rPr>
                <w:rFonts w:eastAsia="宋体"/>
                <w:spacing w:val="0"/>
                <w:sz w:val="15"/>
                <w:szCs w:val="15"/>
              </w:rPr>
            </w:pPr>
            <w:r>
              <w:rPr>
                <w:rFonts w:eastAsia="宋体"/>
                <w:spacing w:val="0"/>
                <w:sz w:val="15"/>
                <w:szCs w:val="15"/>
              </w:rPr>
              <w:t>8</w:t>
            </w:r>
          </w:p>
        </w:tc>
      </w:tr>
    </w:tbl>
    <w:p w14:paraId="7A82D381">
      <w:pPr>
        <w:snapToGrid/>
        <w:spacing w:line="240" w:lineRule="atLeast"/>
        <w:rPr>
          <w:rFonts w:hint="eastAsia" w:eastAsia="宋体"/>
        </w:rPr>
      </w:pPr>
      <w:r>
        <w:rPr>
          <w:rFonts w:eastAsia="宋体"/>
          <w:color w:val="FF0000"/>
          <w:highlight w:val="yellow"/>
        </w:rPr>
        <w:t>公式</w:t>
      </w:r>
      <w:r>
        <w:rPr>
          <w:rFonts w:eastAsia="宋体"/>
        </w:rPr>
        <w:t>按全文统一编号；公式居中，编号放圆括号内右顶格，公式及编号用5号字(10.5磅)。</w:t>
      </w:r>
      <w:r>
        <w:rPr>
          <w:rFonts w:hint="eastAsia" w:eastAsia="宋体"/>
          <w:highlight w:val="yellow"/>
        </w:rPr>
        <w:t>如公示（1）所示。</w:t>
      </w:r>
    </w:p>
    <w:p w14:paraId="48BB5A80">
      <w:pPr>
        <w:jc w:val="right"/>
        <w:rPr>
          <w:kern w:val="0"/>
          <w:szCs w:val="20"/>
        </w:rPr>
      </w:pPr>
      <w:r>
        <w:rPr>
          <w:kern w:val="0"/>
          <w:szCs w:val="20"/>
        </w:rPr>
        <w:t xml:space="preserve"> </w:t>
      </w:r>
      <w:r>
        <w:rPr>
          <w:kern w:val="0"/>
          <w:position w:val="-50"/>
          <w:szCs w:val="20"/>
        </w:rPr>
        <w:object>
          <v:shape id="_x0000_i1029" o:spt="75" type="#_x0000_t75" style="height:47.15pt;width:117.25pt;" o:ole="t" filled="f" o:preferrelative="t" stroked="f" coordsize="21600,21600">
            <v:path/>
            <v:fill on="f" focussize="0,0"/>
            <v:stroke on="f"/>
            <v:imagedata r:id="rId15" o:title=""/>
            <o:lock v:ext="edit" aspectratio="t"/>
            <w10:wrap type="none"/>
            <w10:anchorlock/>
          </v:shape>
          <o:OLEObject Type="Embed" ProgID="Equation.DSMT4" ShapeID="_x0000_i1029" DrawAspect="Content" ObjectID="_1468075725" r:id="rId14">
            <o:LockedField>false</o:LockedField>
          </o:OLEObject>
        </w:object>
      </w:r>
      <w:r>
        <w:rPr>
          <w:kern w:val="0"/>
          <w:szCs w:val="20"/>
        </w:rPr>
        <w:t xml:space="preserve">    </w:t>
      </w:r>
      <w:r>
        <w:rPr>
          <w:rFonts w:eastAsia="宋体"/>
          <w:spacing w:val="0"/>
        </w:rPr>
        <w:t xml:space="preserve"> (1)</w:t>
      </w:r>
    </w:p>
    <w:p w14:paraId="405EB6EC">
      <w:pPr>
        <w:ind w:firstLine="0"/>
        <w:jc w:val="right"/>
      </w:pPr>
      <w:r>
        <w:rPr>
          <w:kern w:val="0"/>
          <w:position w:val="-48"/>
          <w:szCs w:val="20"/>
        </w:rPr>
        <w:object>
          <v:shape id="_x0000_i1030" o:spt="75" type="#_x0000_t75" style="height:44.6pt;width:171.4pt;" o:ole="t" filled="f" o:preferrelative="t" stroked="f" coordsize="21600,21600">
            <v:path/>
            <v:fill on="f" focussize="0,0"/>
            <v:stroke on="f"/>
            <v:imagedata r:id="rId17" o:title=""/>
            <o:lock v:ext="edit" aspectratio="t"/>
            <w10:wrap type="none"/>
            <w10:anchorlock/>
          </v:shape>
          <o:OLEObject Type="Embed" ProgID="Equation.DSMT4" ShapeID="_x0000_i1030" DrawAspect="Content" ObjectID="_1468075726" r:id="rId16">
            <o:LockedField>false</o:LockedField>
          </o:OLEObject>
        </w:object>
      </w:r>
      <w:r>
        <w:rPr>
          <w:kern w:val="0"/>
          <w:szCs w:val="20"/>
        </w:rPr>
        <w:t xml:space="preserve"> </w:t>
      </w:r>
      <w:r>
        <w:rPr>
          <w:rFonts w:eastAsia="宋体"/>
          <w:spacing w:val="0"/>
        </w:rPr>
        <w:t xml:space="preserve">(2)  </w:t>
      </w:r>
    </w:p>
    <w:p w14:paraId="5FD6821F">
      <w:pPr>
        <w:snapToGrid/>
        <w:spacing w:line="240" w:lineRule="atLeast"/>
        <w:rPr>
          <w:rFonts w:eastAsia="宋体"/>
          <w:color w:val="FF0000"/>
        </w:rPr>
      </w:pPr>
    </w:p>
    <w:p w14:paraId="74A4E2F7">
      <w:pPr>
        <w:rPr>
          <w:rFonts w:eastAsia="宋体"/>
        </w:rPr>
      </w:pPr>
      <w:r>
        <w:rPr>
          <w:rFonts w:eastAsia="宋体"/>
          <w:color w:val="FF0000"/>
          <w:highlight w:val="yellow"/>
        </w:rPr>
        <w:t>全文</w:t>
      </w:r>
      <w:r>
        <w:rPr>
          <w:rFonts w:eastAsia="宋体"/>
        </w:rPr>
        <w:t>篇幅占页为6页左右。</w:t>
      </w:r>
    </w:p>
    <w:p w14:paraId="2624AC38">
      <w:pPr>
        <w:snapToGrid/>
        <w:spacing w:line="240" w:lineRule="atLeast"/>
        <w:rPr>
          <w:rFonts w:eastAsia="宋体"/>
          <w:color w:val="FF0000"/>
        </w:rPr>
      </w:pPr>
    </w:p>
    <w:p w14:paraId="38591FFA">
      <w:pPr>
        <w:snapToGrid/>
        <w:spacing w:line="240" w:lineRule="atLeast"/>
        <w:rPr>
          <w:rFonts w:hint="eastAsia" w:eastAsia="宋体"/>
          <w:color w:val="FF0000"/>
        </w:rPr>
      </w:pPr>
    </w:p>
    <w:p w14:paraId="7E5125A3">
      <w:pPr>
        <w:spacing w:before="159" w:beforeLines="50" w:after="159" w:afterLines="50" w:line="240" w:lineRule="auto"/>
        <w:ind w:firstLine="0"/>
        <w:jc w:val="center"/>
        <w:textAlignment w:val="center"/>
        <w:outlineLvl w:val="0"/>
        <w:rPr>
          <w:rFonts w:hint="eastAsia" w:eastAsia="黑体"/>
        </w:rPr>
      </w:pPr>
      <w:r>
        <w:rPr>
          <w:rFonts w:eastAsia="黑体"/>
        </w:rPr>
        <w:t>参考文献</w:t>
      </w:r>
    </w:p>
    <w:p w14:paraId="43154E0D">
      <w:pPr>
        <w:spacing w:before="159" w:beforeLines="50" w:after="159" w:afterLines="50" w:line="240" w:lineRule="auto"/>
        <w:ind w:firstLine="0"/>
        <w:jc w:val="center"/>
        <w:textAlignment w:val="center"/>
        <w:outlineLvl w:val="0"/>
        <w:rPr>
          <w:rFonts w:eastAsia="黑体"/>
        </w:rPr>
      </w:pPr>
      <w:r>
        <w:rPr>
          <w:rFonts w:hint="eastAsia" w:eastAsia="黑体"/>
        </w:rPr>
        <w:t>（</w:t>
      </w:r>
      <w:r>
        <w:rPr>
          <w:rFonts w:eastAsia="黑体"/>
        </w:rPr>
        <w:t>示例</w:t>
      </w:r>
      <w:r>
        <w:rPr>
          <w:rFonts w:hint="eastAsia" w:eastAsia="黑体"/>
        </w:rPr>
        <w:t>；黑体五号，居中）</w:t>
      </w:r>
    </w:p>
    <w:p w14:paraId="6577A23E">
      <w:pPr>
        <w:spacing w:before="159" w:beforeLines="50" w:after="159" w:afterLines="50" w:line="240" w:lineRule="auto"/>
        <w:ind w:firstLine="0"/>
        <w:jc w:val="center"/>
        <w:textAlignment w:val="center"/>
        <w:outlineLvl w:val="0"/>
        <w:rPr>
          <w:rFonts w:eastAsia="黑体"/>
          <w:color w:val="FF0000"/>
        </w:rPr>
      </w:pPr>
      <w:r>
        <w:rPr>
          <w:rFonts w:hint="eastAsia" w:eastAsia="黑体"/>
          <w:color w:val="FF0000"/>
        </w:rPr>
        <w:t>（正刊不少于40篇，</w:t>
      </w:r>
    </w:p>
    <w:p w14:paraId="66F95BCB">
      <w:pPr>
        <w:spacing w:before="159" w:beforeLines="50" w:after="159" w:afterLines="50" w:line="240" w:lineRule="auto"/>
        <w:ind w:firstLine="0"/>
        <w:jc w:val="center"/>
        <w:textAlignment w:val="center"/>
        <w:outlineLvl w:val="0"/>
        <w:rPr>
          <w:rFonts w:hint="eastAsia"/>
          <w:color w:val="FF0000"/>
          <w:shd w:val="clear" w:color="auto" w:fill="FFFFFF"/>
        </w:rPr>
      </w:pPr>
      <w:r>
        <w:rPr>
          <w:rFonts w:hint="eastAsia" w:eastAsia="黑体"/>
          <w:color w:val="FF0000"/>
        </w:rPr>
        <w:t>增刊和论文集不少于15篇）</w:t>
      </w:r>
    </w:p>
    <w:p w14:paraId="3EB570F3">
      <w:pPr>
        <w:numPr>
          <w:ilvl w:val="0"/>
          <w:numId w:val="12"/>
        </w:numPr>
        <w:wordWrap w:val="0"/>
        <w:spacing w:line="240" w:lineRule="auto"/>
        <w:ind w:firstLine="0"/>
        <w:textAlignment w:val="center"/>
        <w:rPr>
          <w:rFonts w:eastAsia="宋体"/>
          <w:color w:val="333333"/>
          <w:sz w:val="18"/>
          <w:szCs w:val="18"/>
          <w:shd w:val="clear" w:color="auto" w:fill="FFFFFF"/>
        </w:rPr>
      </w:pPr>
      <w:r>
        <w:rPr>
          <w:rFonts w:eastAsia="宋体"/>
          <w:color w:val="333333"/>
          <w:sz w:val="18"/>
          <w:szCs w:val="18"/>
          <w:shd w:val="clear" w:color="auto" w:fill="FFFFFF"/>
        </w:rPr>
        <w:t>张荷花，顾明. BIM模型智能检查工具研究与应用[J]. 土木建筑工程信息技术,2018,10(2):1-6.</w:t>
      </w:r>
    </w:p>
    <w:p w14:paraId="7CE26D38">
      <w:pPr>
        <w:numPr>
          <w:ilvl w:val="0"/>
          <w:numId w:val="12"/>
        </w:numPr>
        <w:wordWrap w:val="0"/>
        <w:spacing w:line="240" w:lineRule="auto"/>
        <w:ind w:firstLine="0"/>
        <w:textAlignment w:val="center"/>
        <w:rPr>
          <w:rFonts w:eastAsia="宋体"/>
          <w:color w:val="333333"/>
          <w:sz w:val="18"/>
          <w:szCs w:val="18"/>
          <w:shd w:val="clear" w:color="auto" w:fill="FFFFFF"/>
        </w:rPr>
      </w:pPr>
      <w:r>
        <w:rPr>
          <w:rFonts w:eastAsia="宋体"/>
          <w:color w:val="333333"/>
          <w:sz w:val="18"/>
          <w:szCs w:val="18"/>
          <w:shd w:val="clear" w:color="auto" w:fill="FFFFFF"/>
        </w:rPr>
        <w:t>张荷花，顾明. BIM模型智能检查工具在审查平台及消防审查中的应用[J]. 土木建筑工程信息技术,2021,13(1):1-7.</w:t>
      </w:r>
    </w:p>
    <w:p w14:paraId="1D60BC99">
      <w:pPr>
        <w:numPr>
          <w:ilvl w:val="0"/>
          <w:numId w:val="12"/>
        </w:numPr>
        <w:wordWrap w:val="0"/>
        <w:spacing w:line="240" w:lineRule="auto"/>
        <w:ind w:firstLine="0"/>
        <w:textAlignment w:val="center"/>
        <w:rPr>
          <w:rFonts w:eastAsia="宋体"/>
          <w:color w:val="333333"/>
          <w:sz w:val="18"/>
          <w:szCs w:val="18"/>
          <w:shd w:val="clear" w:color="auto" w:fill="FFFFFF"/>
        </w:rPr>
      </w:pPr>
      <w:r>
        <w:rPr>
          <w:rFonts w:eastAsia="宋体"/>
          <w:color w:val="333333"/>
          <w:sz w:val="18"/>
          <w:szCs w:val="18"/>
          <w:shd w:val="clear" w:color="auto" w:fill="FFFFFF"/>
        </w:rPr>
        <w:t>Ren S, He K, Girshick R, et al. Faster R-CNN: Towards Real-Time Object Detection with Region Proposal Networks[J]. IEEE Transactions on Pattern Analysis &amp; Machine Intelligence, 2017,39(6):1137-1149.</w:t>
      </w:r>
    </w:p>
    <w:p w14:paraId="5789900C">
      <w:pPr>
        <w:numPr>
          <w:ilvl w:val="0"/>
          <w:numId w:val="12"/>
        </w:numPr>
        <w:wordWrap w:val="0"/>
        <w:spacing w:line="240" w:lineRule="auto"/>
        <w:ind w:firstLine="0"/>
        <w:textAlignment w:val="center"/>
        <w:rPr>
          <w:rFonts w:eastAsia="宋体"/>
          <w:color w:val="333333"/>
          <w:sz w:val="18"/>
          <w:szCs w:val="18"/>
          <w:shd w:val="clear" w:color="auto" w:fill="FFFFFF"/>
        </w:rPr>
      </w:pPr>
      <w:r>
        <w:rPr>
          <w:rFonts w:eastAsia="宋体"/>
          <w:color w:val="333333"/>
          <w:sz w:val="18"/>
          <w:szCs w:val="18"/>
          <w:shd w:val="clear" w:color="auto" w:fill="FFFFFF"/>
        </w:rPr>
        <w:t>Han J, Ding J, Xue N, et al. Redet: A rotation-equivariant detector for aerial object detection[C]//In Proceedings of the IEEE/CVF Conference on Computer Vision and Pattern Recognition. 2021：2786-2795.</w:t>
      </w:r>
    </w:p>
    <w:p w14:paraId="011B460A">
      <w:pPr>
        <w:numPr>
          <w:ilvl w:val="0"/>
          <w:numId w:val="12"/>
        </w:numPr>
        <w:wordWrap w:val="0"/>
        <w:spacing w:line="240" w:lineRule="auto"/>
        <w:ind w:firstLine="0"/>
        <w:textAlignment w:val="center"/>
        <w:rPr>
          <w:rFonts w:eastAsia="宋体"/>
          <w:color w:val="333333"/>
          <w:sz w:val="18"/>
          <w:szCs w:val="18"/>
          <w:shd w:val="clear" w:color="auto" w:fill="FFFFFF"/>
        </w:rPr>
      </w:pPr>
      <w:r>
        <w:rPr>
          <w:rFonts w:eastAsia="宋体"/>
          <w:color w:val="333333"/>
          <w:sz w:val="18"/>
          <w:szCs w:val="18"/>
          <w:shd w:val="clear" w:color="auto" w:fill="FFFFFF"/>
        </w:rPr>
        <w:t>Xiao B, Wu H, Wei Y. Simple baselines for human pose estimation and tracking[C]//Proceedings of the European conference on computer vision (ECCV). 2018: 466-481.</w:t>
      </w:r>
    </w:p>
    <w:p w14:paraId="060AA610">
      <w:pPr>
        <w:numPr>
          <w:ilvl w:val="0"/>
          <w:numId w:val="12"/>
        </w:numPr>
        <w:wordWrap w:val="0"/>
        <w:spacing w:line="240" w:lineRule="auto"/>
        <w:ind w:firstLine="0"/>
        <w:textAlignment w:val="center"/>
        <w:rPr>
          <w:rFonts w:eastAsia="宋体"/>
          <w:color w:val="333333"/>
          <w:sz w:val="18"/>
          <w:szCs w:val="18"/>
          <w:shd w:val="clear" w:color="auto" w:fill="FFFFFF"/>
        </w:rPr>
      </w:pPr>
      <w:r>
        <w:rPr>
          <w:rFonts w:eastAsia="宋体"/>
          <w:color w:val="333333"/>
          <w:sz w:val="18"/>
          <w:szCs w:val="18"/>
          <w:shd w:val="clear" w:color="auto" w:fill="FFFFFF"/>
        </w:rPr>
        <w:t>高铭，张荷花，张庭瑞，等. 基于深度学习的公共建筑像素施工图空间识别[J]. 图学学报,2022,43(2):189-196.</w:t>
      </w:r>
    </w:p>
    <w:p w14:paraId="0DF58F73">
      <w:pPr>
        <w:numPr>
          <w:ilvl w:val="0"/>
          <w:numId w:val="12"/>
        </w:numPr>
        <w:wordWrap w:val="0"/>
        <w:spacing w:line="240" w:lineRule="auto"/>
        <w:ind w:firstLine="0"/>
        <w:textAlignment w:val="center"/>
        <w:rPr>
          <w:rFonts w:eastAsia="宋体"/>
          <w:color w:val="333333"/>
          <w:sz w:val="18"/>
          <w:szCs w:val="18"/>
          <w:shd w:val="clear" w:color="auto" w:fill="FFFFFF"/>
        </w:rPr>
      </w:pPr>
      <w:bookmarkStart w:id="3" w:name="_Ref98835036"/>
      <w:r>
        <w:rPr>
          <w:rFonts w:eastAsia="宋体"/>
          <w:color w:val="333333"/>
          <w:sz w:val="18"/>
          <w:szCs w:val="18"/>
          <w:shd w:val="clear" w:color="auto" w:fill="FFFFFF"/>
        </w:rPr>
        <w:t>陈华鹏,鹿守山,雷晓燕，等. 数字孪生研究进展及在铁路智能运维中的应用[J]. 华东交通大学学报,2021,38(04):27-44.</w:t>
      </w:r>
      <w:bookmarkEnd w:id="3"/>
    </w:p>
    <w:p w14:paraId="0ABE5A20">
      <w:pPr>
        <w:wordWrap w:val="0"/>
        <w:spacing w:line="240" w:lineRule="auto"/>
        <w:ind w:firstLine="0"/>
        <w:textAlignment w:val="center"/>
        <w:rPr>
          <w:rFonts w:eastAsia="宋体"/>
          <w:color w:val="333333"/>
          <w:sz w:val="18"/>
          <w:szCs w:val="18"/>
          <w:shd w:val="clear" w:color="auto" w:fill="FFFFFF"/>
        </w:rPr>
      </w:pPr>
    </w:p>
    <w:p w14:paraId="3A7E2184">
      <w:pPr>
        <w:wordWrap w:val="0"/>
        <w:spacing w:line="240" w:lineRule="auto"/>
        <w:ind w:firstLine="0"/>
        <w:textAlignment w:val="center"/>
        <w:rPr>
          <w:rFonts w:eastAsia="宋体"/>
          <w:color w:val="333333"/>
          <w:sz w:val="18"/>
          <w:szCs w:val="18"/>
          <w:shd w:val="clear" w:color="auto" w:fill="FFFFFF"/>
        </w:rPr>
      </w:pPr>
    </w:p>
    <w:p w14:paraId="6B6BF222">
      <w:pPr>
        <w:snapToGrid/>
        <w:spacing w:line="240" w:lineRule="atLeast"/>
        <w:ind w:firstLine="0"/>
        <w:rPr>
          <w:rFonts w:eastAsia="宋体"/>
          <w:sz w:val="18"/>
          <w:szCs w:val="18"/>
        </w:rPr>
      </w:pPr>
      <w:r>
        <w:rPr>
          <w:rFonts w:eastAsia="黑体"/>
          <w:color w:val="FF0000"/>
          <w:sz w:val="18"/>
          <w:szCs w:val="18"/>
          <w:highlight w:val="yellow"/>
        </w:rPr>
        <w:t>参考文献</w:t>
      </w:r>
      <w:r>
        <w:rPr>
          <w:rFonts w:eastAsia="宋体"/>
          <w:sz w:val="18"/>
          <w:szCs w:val="18"/>
        </w:rPr>
        <w:t>(即引文出处)的类型以单字母方式标识，具体如下: J——期刊文章M——专著 C——论文集 D——学位论文 对于不属于上述的文献类型，采用字母“Z”标识。</w:t>
      </w:r>
    </w:p>
    <w:p w14:paraId="18B0904F">
      <w:pPr>
        <w:snapToGrid/>
        <w:spacing w:line="240" w:lineRule="atLeast"/>
        <w:rPr>
          <w:rFonts w:eastAsia="宋体"/>
          <w:sz w:val="18"/>
          <w:szCs w:val="18"/>
        </w:rPr>
      </w:pPr>
      <w:r>
        <w:rPr>
          <w:rFonts w:eastAsia="宋体"/>
          <w:sz w:val="18"/>
          <w:szCs w:val="18"/>
        </w:rPr>
        <w:t>文献按全文引用顺序依次统一编号；引用时文献序号放在方括号中；注意格式规范，写全各项内容，检索知网数据库查询著录文献，信息准确完整，作者姓前名后，年，卷(期): 起始页码-终止页码。6号(8磅)宋体。必须在文中内容引用位置用右上角标</w:t>
      </w:r>
      <w:r>
        <w:rPr>
          <w:rFonts w:eastAsia="宋体"/>
          <w:sz w:val="18"/>
          <w:szCs w:val="18"/>
          <w:vertAlign w:val="superscript"/>
        </w:rPr>
        <w:t>[*]</w:t>
      </w:r>
      <w:r>
        <w:rPr>
          <w:rFonts w:eastAsia="宋体"/>
          <w:sz w:val="18"/>
          <w:szCs w:val="18"/>
        </w:rPr>
        <w:t>表示，按照文后文献的数字排列正序从第一条</w:t>
      </w:r>
      <w:r>
        <w:rPr>
          <w:rFonts w:eastAsia="宋体"/>
          <w:sz w:val="18"/>
          <w:szCs w:val="18"/>
          <w:vertAlign w:val="superscript"/>
        </w:rPr>
        <w:t>[1]</w:t>
      </w:r>
      <w:r>
        <w:rPr>
          <w:rFonts w:eastAsia="宋体"/>
          <w:sz w:val="18"/>
          <w:szCs w:val="18"/>
        </w:rPr>
        <w:t>到末条依次在文中对应。</w:t>
      </w:r>
    </w:p>
    <w:p w14:paraId="5CCD4DA8">
      <w:pPr>
        <w:snapToGrid/>
        <w:spacing w:line="240" w:lineRule="atLeast"/>
        <w:rPr>
          <w:rFonts w:eastAsia="宋体"/>
          <w:sz w:val="18"/>
          <w:szCs w:val="18"/>
        </w:rPr>
      </w:pPr>
      <w:r>
        <w:rPr>
          <w:rFonts w:eastAsia="宋体"/>
          <w:sz w:val="18"/>
          <w:szCs w:val="18"/>
          <w:highlight w:val="yellow"/>
        </w:rPr>
        <w:t>文献数量不少于1</w:t>
      </w:r>
      <w:r>
        <w:rPr>
          <w:rFonts w:hint="eastAsia" w:eastAsia="宋体"/>
          <w:sz w:val="18"/>
          <w:szCs w:val="18"/>
          <w:highlight w:val="yellow"/>
        </w:rPr>
        <w:t>5篇</w:t>
      </w:r>
      <w:r>
        <w:rPr>
          <w:rFonts w:eastAsia="宋体"/>
          <w:sz w:val="18"/>
          <w:szCs w:val="18"/>
        </w:rPr>
        <w:t>，以最新中外期刊为主，并全部按顺序在正文中标引，未公开发表的资料请勿引用。参考文献的主要责任者超过3人时，只著录前3位，其后加“,等.”或“,et al.”。</w:t>
      </w:r>
    </w:p>
    <w:p w14:paraId="2AFB1C20">
      <w:pPr>
        <w:snapToGrid/>
        <w:spacing w:line="240" w:lineRule="atLeast"/>
        <w:ind w:firstLine="0"/>
        <w:rPr>
          <w:rFonts w:eastAsia="宋体"/>
          <w:sz w:val="18"/>
          <w:szCs w:val="18"/>
        </w:rPr>
      </w:pPr>
    </w:p>
    <w:p w14:paraId="76D03572">
      <w:pPr>
        <w:spacing w:before="159" w:beforeLines="50" w:after="159" w:afterLines="50" w:line="240" w:lineRule="auto"/>
        <w:ind w:firstLine="0"/>
        <w:jc w:val="center"/>
        <w:textAlignment w:val="center"/>
        <w:outlineLvl w:val="0"/>
        <w:rPr>
          <w:rFonts w:eastAsia="黑体"/>
        </w:rPr>
      </w:pPr>
      <w:r>
        <w:rPr>
          <w:rFonts w:eastAsia="黑体"/>
        </w:rPr>
        <w:t>参考文献著录格式及范例</w:t>
      </w:r>
    </w:p>
    <w:p w14:paraId="77B6448C">
      <w:pPr>
        <w:autoSpaceDE w:val="0"/>
        <w:autoSpaceDN w:val="0"/>
        <w:adjustRightInd w:val="0"/>
        <w:snapToGrid/>
        <w:spacing w:line="240" w:lineRule="atLeast"/>
        <w:ind w:firstLine="0"/>
        <w:jc w:val="left"/>
        <w:rPr>
          <w:rFonts w:eastAsia="黑体"/>
          <w:color w:val="FF0000"/>
          <w:spacing w:val="0"/>
          <w:kern w:val="0"/>
          <w:sz w:val="18"/>
          <w:szCs w:val="18"/>
          <w:highlight w:val="yellow"/>
        </w:rPr>
      </w:pPr>
      <w:r>
        <w:rPr>
          <w:rFonts w:eastAsia="黑体"/>
          <w:color w:val="FF0000"/>
          <w:spacing w:val="0"/>
          <w:kern w:val="0"/>
          <w:sz w:val="18"/>
          <w:szCs w:val="18"/>
          <w:highlight w:val="yellow"/>
        </w:rPr>
        <w:t>期刊中的析出文献</w:t>
      </w:r>
    </w:p>
    <w:p w14:paraId="7499953D">
      <w:pPr>
        <w:snapToGrid/>
        <w:spacing w:line="240" w:lineRule="atLeast"/>
        <w:ind w:left="405" w:hanging="405" w:hangingChars="225"/>
        <w:rPr>
          <w:rFonts w:eastAsia="宋体"/>
          <w:sz w:val="18"/>
          <w:szCs w:val="18"/>
        </w:rPr>
      </w:pPr>
      <w:r>
        <w:rPr>
          <w:rFonts w:eastAsia="宋体"/>
          <w:color w:val="000000"/>
          <w:spacing w:val="0"/>
          <w:kern w:val="0"/>
          <w:sz w:val="18"/>
          <w:szCs w:val="18"/>
        </w:rPr>
        <w:t>[1]</w:t>
      </w:r>
      <w:r>
        <w:rPr>
          <w:rFonts w:eastAsia="宋体"/>
          <w:color w:val="000000"/>
          <w:spacing w:val="0"/>
          <w:kern w:val="0"/>
          <w:sz w:val="18"/>
          <w:szCs w:val="18"/>
        </w:rPr>
        <w:tab/>
      </w:r>
      <w:r>
        <w:rPr>
          <w:rFonts w:eastAsia="宋体"/>
          <w:color w:val="000000"/>
          <w:spacing w:val="0"/>
          <w:kern w:val="0"/>
          <w:sz w:val="18"/>
          <w:szCs w:val="18"/>
        </w:rPr>
        <w:t>析出文献主要责任者. 析出文献题名</w:t>
      </w:r>
      <w:r>
        <w:rPr>
          <w:rFonts w:eastAsia="宋体"/>
          <w:color w:val="FF0000"/>
          <w:spacing w:val="0"/>
          <w:kern w:val="0"/>
          <w:sz w:val="18"/>
          <w:szCs w:val="18"/>
        </w:rPr>
        <w:t>[J].</w:t>
      </w:r>
      <w:r>
        <w:rPr>
          <w:rFonts w:eastAsia="宋体"/>
          <w:color w:val="000000"/>
          <w:spacing w:val="0"/>
          <w:kern w:val="0"/>
          <w:sz w:val="18"/>
          <w:szCs w:val="18"/>
        </w:rPr>
        <w:t xml:space="preserve"> 期刊题名: 其他题名信息, 年, 卷(期): </w:t>
      </w:r>
      <w:r>
        <w:rPr>
          <w:rFonts w:eastAsia="宋体"/>
          <w:sz w:val="18"/>
          <w:szCs w:val="18"/>
        </w:rPr>
        <w:t>起始页码-终止页码。</w:t>
      </w:r>
    </w:p>
    <w:p w14:paraId="481FEBBE">
      <w:pPr>
        <w:snapToGrid/>
        <w:spacing w:line="240" w:lineRule="atLeast"/>
        <w:ind w:left="405" w:hanging="405" w:hangingChars="225"/>
        <w:rPr>
          <w:rFonts w:eastAsia="黑体"/>
          <w:color w:val="000000"/>
          <w:spacing w:val="0"/>
          <w:kern w:val="0"/>
          <w:sz w:val="18"/>
          <w:szCs w:val="18"/>
        </w:rPr>
      </w:pPr>
      <w:r>
        <w:rPr>
          <w:rFonts w:eastAsia="黑体"/>
          <w:color w:val="000000"/>
          <w:spacing w:val="0"/>
          <w:kern w:val="0"/>
          <w:sz w:val="18"/>
          <w:szCs w:val="18"/>
        </w:rPr>
        <w:t>示例：</w:t>
      </w:r>
    </w:p>
    <w:p w14:paraId="0A93A190">
      <w:pPr>
        <w:snapToGrid/>
        <w:spacing w:line="240" w:lineRule="atLeast"/>
        <w:ind w:left="434" w:hanging="433" w:hangingChars="241"/>
        <w:rPr>
          <w:rFonts w:eastAsia="宋体"/>
          <w:color w:val="000000"/>
          <w:spacing w:val="0"/>
          <w:kern w:val="0"/>
          <w:sz w:val="18"/>
          <w:szCs w:val="18"/>
        </w:rPr>
      </w:pPr>
      <w:r>
        <w:rPr>
          <w:rFonts w:eastAsia="宋体"/>
          <w:color w:val="000000"/>
          <w:spacing w:val="0"/>
          <w:kern w:val="0"/>
          <w:sz w:val="18"/>
          <w:szCs w:val="18"/>
        </w:rPr>
        <w:t>[1]</w:t>
      </w:r>
      <w:r>
        <w:rPr>
          <w:rFonts w:eastAsia="宋体"/>
          <w:color w:val="000000"/>
          <w:spacing w:val="0"/>
          <w:kern w:val="0"/>
          <w:sz w:val="18"/>
          <w:szCs w:val="18"/>
        </w:rPr>
        <w:tab/>
      </w:r>
      <w:r>
        <w:rPr>
          <w:rFonts w:eastAsia="宋体"/>
          <w:color w:val="000000"/>
          <w:spacing w:val="0"/>
          <w:kern w:val="0"/>
          <w:sz w:val="18"/>
          <w:szCs w:val="18"/>
        </w:rPr>
        <w:t>汪军民, 胥梓晟, 白刚, 等. 基于BIM的大型场馆室内导航系统设计研究[J]. 土木建筑工程信息技术, 2022, 14(6): 20-26.</w:t>
      </w:r>
    </w:p>
    <w:p w14:paraId="5E9DE3A5">
      <w:pPr>
        <w:snapToGrid/>
        <w:spacing w:line="240" w:lineRule="atLeast"/>
        <w:ind w:left="434" w:hanging="433" w:hangingChars="241"/>
        <w:rPr>
          <w:rFonts w:eastAsia="黑体"/>
          <w:color w:val="FF0000"/>
          <w:spacing w:val="0"/>
          <w:kern w:val="0"/>
          <w:sz w:val="18"/>
          <w:szCs w:val="18"/>
          <w:highlight w:val="yellow"/>
        </w:rPr>
      </w:pPr>
    </w:p>
    <w:p w14:paraId="1F10D253">
      <w:pPr>
        <w:autoSpaceDE w:val="0"/>
        <w:autoSpaceDN w:val="0"/>
        <w:adjustRightInd w:val="0"/>
        <w:snapToGrid/>
        <w:spacing w:line="240" w:lineRule="atLeast"/>
        <w:ind w:firstLine="0"/>
        <w:jc w:val="left"/>
        <w:rPr>
          <w:rFonts w:eastAsia="黑体"/>
          <w:color w:val="FF0000"/>
          <w:spacing w:val="0"/>
          <w:kern w:val="0"/>
          <w:sz w:val="18"/>
          <w:szCs w:val="18"/>
          <w:highlight w:val="yellow"/>
        </w:rPr>
      </w:pPr>
      <w:r>
        <w:rPr>
          <w:rFonts w:eastAsia="黑体"/>
          <w:color w:val="FF0000"/>
          <w:spacing w:val="0"/>
          <w:kern w:val="0"/>
          <w:sz w:val="18"/>
          <w:szCs w:val="18"/>
          <w:highlight w:val="yellow"/>
        </w:rPr>
        <w:t>普通图书</w:t>
      </w:r>
    </w:p>
    <w:p w14:paraId="50C6E5FD">
      <w:pPr>
        <w:autoSpaceDE w:val="0"/>
        <w:autoSpaceDN w:val="0"/>
        <w:adjustRightInd w:val="0"/>
        <w:snapToGrid/>
        <w:spacing w:line="240" w:lineRule="atLeast"/>
        <w:ind w:left="434" w:hanging="433" w:hangingChars="241"/>
        <w:rPr>
          <w:rFonts w:eastAsia="宋体"/>
          <w:color w:val="000000"/>
          <w:spacing w:val="0"/>
          <w:kern w:val="0"/>
          <w:sz w:val="18"/>
          <w:szCs w:val="18"/>
        </w:rPr>
      </w:pPr>
      <w:r>
        <w:rPr>
          <w:rFonts w:eastAsia="宋体"/>
          <w:color w:val="000000"/>
          <w:spacing w:val="0"/>
          <w:kern w:val="0"/>
          <w:sz w:val="18"/>
          <w:szCs w:val="18"/>
        </w:rPr>
        <w:t>[3]</w:t>
      </w:r>
      <w:r>
        <w:rPr>
          <w:rFonts w:eastAsia="宋体"/>
          <w:color w:val="000000"/>
          <w:spacing w:val="0"/>
          <w:kern w:val="0"/>
          <w:sz w:val="18"/>
          <w:szCs w:val="18"/>
        </w:rPr>
        <w:tab/>
      </w:r>
      <w:r>
        <w:rPr>
          <w:rFonts w:eastAsia="宋体"/>
          <w:color w:val="000000"/>
          <w:spacing w:val="0"/>
          <w:kern w:val="0"/>
          <w:sz w:val="18"/>
          <w:szCs w:val="18"/>
        </w:rPr>
        <w:t>主要责任者. 题名</w:t>
      </w:r>
      <w:r>
        <w:rPr>
          <w:rFonts w:eastAsia="宋体"/>
          <w:color w:val="FF0000"/>
          <w:spacing w:val="0"/>
          <w:kern w:val="0"/>
          <w:sz w:val="18"/>
          <w:szCs w:val="18"/>
        </w:rPr>
        <w:t>[M].</w:t>
      </w:r>
      <w:r>
        <w:rPr>
          <w:rFonts w:eastAsia="宋体"/>
          <w:color w:val="000000"/>
          <w:spacing w:val="0"/>
          <w:kern w:val="0"/>
          <w:sz w:val="18"/>
          <w:szCs w:val="18"/>
        </w:rPr>
        <w:t xml:space="preserve"> 版本项. 出版地: 出版者, 出版年: 引文页码. </w:t>
      </w:r>
    </w:p>
    <w:p w14:paraId="017D23D4">
      <w:pPr>
        <w:autoSpaceDE w:val="0"/>
        <w:autoSpaceDN w:val="0"/>
        <w:adjustRightInd w:val="0"/>
        <w:snapToGrid/>
        <w:spacing w:line="240" w:lineRule="atLeast"/>
        <w:ind w:firstLine="0"/>
        <w:jc w:val="left"/>
        <w:rPr>
          <w:rFonts w:eastAsia="黑体"/>
          <w:color w:val="000000"/>
          <w:spacing w:val="0"/>
          <w:kern w:val="0"/>
          <w:sz w:val="18"/>
          <w:szCs w:val="18"/>
        </w:rPr>
      </w:pPr>
      <w:r>
        <w:rPr>
          <w:rFonts w:eastAsia="黑体"/>
          <w:color w:val="000000"/>
          <w:spacing w:val="0"/>
          <w:kern w:val="0"/>
          <w:sz w:val="18"/>
          <w:szCs w:val="18"/>
        </w:rPr>
        <w:t>示例：</w:t>
      </w:r>
    </w:p>
    <w:p w14:paraId="4FB30ED8">
      <w:pPr>
        <w:snapToGrid/>
        <w:spacing w:line="240" w:lineRule="atLeast"/>
        <w:ind w:left="419" w:hanging="419" w:hangingChars="233"/>
        <w:rPr>
          <w:rFonts w:eastAsia="宋体"/>
          <w:spacing w:val="4"/>
          <w:sz w:val="18"/>
          <w:szCs w:val="18"/>
        </w:rPr>
      </w:pPr>
      <w:r>
        <w:rPr>
          <w:rFonts w:eastAsia="宋体"/>
          <w:color w:val="000000"/>
          <w:spacing w:val="0"/>
          <w:kern w:val="0"/>
          <w:sz w:val="18"/>
          <w:szCs w:val="18"/>
        </w:rPr>
        <w:t>[3]</w:t>
      </w:r>
      <w:r>
        <w:rPr>
          <w:rFonts w:eastAsia="宋体"/>
          <w:color w:val="000000"/>
          <w:spacing w:val="0"/>
          <w:kern w:val="0"/>
          <w:sz w:val="18"/>
          <w:szCs w:val="18"/>
        </w:rPr>
        <w:tab/>
      </w:r>
      <w:r>
        <w:rPr>
          <w:rFonts w:eastAsia="宋体"/>
          <w:spacing w:val="4"/>
          <w:sz w:val="18"/>
          <w:szCs w:val="18"/>
        </w:rPr>
        <w:t xml:space="preserve">刘占省, 赵雪锋. BIM技术与施工项目管理[M]. </w:t>
      </w:r>
      <w:r>
        <w:rPr>
          <w:rFonts w:eastAsia="宋体"/>
          <w:sz w:val="18"/>
          <w:szCs w:val="18"/>
        </w:rPr>
        <w:t xml:space="preserve">北京: </w:t>
      </w:r>
      <w:r>
        <w:rPr>
          <w:rFonts w:eastAsia="宋体"/>
          <w:spacing w:val="4"/>
          <w:sz w:val="18"/>
          <w:szCs w:val="18"/>
        </w:rPr>
        <w:t>中国电力出版社, 2015: 220-222.</w:t>
      </w:r>
    </w:p>
    <w:p w14:paraId="39F38482">
      <w:pPr>
        <w:snapToGrid/>
        <w:spacing w:line="240" w:lineRule="atLeast"/>
        <w:ind w:firstLine="0"/>
        <w:rPr>
          <w:rFonts w:eastAsia="黑体"/>
          <w:color w:val="FF0000"/>
          <w:sz w:val="18"/>
          <w:szCs w:val="18"/>
          <w:highlight w:val="yellow"/>
        </w:rPr>
      </w:pPr>
    </w:p>
    <w:p w14:paraId="7119D525">
      <w:pPr>
        <w:autoSpaceDE w:val="0"/>
        <w:autoSpaceDN w:val="0"/>
        <w:adjustRightInd w:val="0"/>
        <w:snapToGrid/>
        <w:spacing w:line="240" w:lineRule="atLeast"/>
        <w:ind w:firstLine="0"/>
        <w:jc w:val="left"/>
        <w:rPr>
          <w:rFonts w:eastAsia="黑体"/>
          <w:color w:val="FF0000"/>
          <w:spacing w:val="0"/>
          <w:kern w:val="0"/>
          <w:sz w:val="18"/>
          <w:szCs w:val="18"/>
          <w:highlight w:val="yellow"/>
        </w:rPr>
      </w:pPr>
      <w:r>
        <w:rPr>
          <w:rFonts w:eastAsia="黑体"/>
          <w:color w:val="FF0000"/>
          <w:spacing w:val="0"/>
          <w:kern w:val="0"/>
          <w:sz w:val="18"/>
          <w:szCs w:val="18"/>
          <w:highlight w:val="yellow"/>
        </w:rPr>
        <w:t>学位论文</w:t>
      </w:r>
    </w:p>
    <w:p w14:paraId="5EF013FD">
      <w:pPr>
        <w:autoSpaceDE w:val="0"/>
        <w:autoSpaceDN w:val="0"/>
        <w:adjustRightInd w:val="0"/>
        <w:snapToGrid/>
        <w:spacing w:line="240" w:lineRule="atLeast"/>
        <w:ind w:firstLine="0"/>
        <w:jc w:val="left"/>
        <w:rPr>
          <w:rFonts w:eastAsia="宋体"/>
          <w:color w:val="000000"/>
          <w:spacing w:val="0"/>
          <w:kern w:val="0"/>
          <w:sz w:val="18"/>
          <w:szCs w:val="18"/>
        </w:rPr>
      </w:pPr>
      <w:r>
        <w:rPr>
          <w:rFonts w:eastAsia="宋体"/>
          <w:color w:val="000000"/>
          <w:spacing w:val="0"/>
          <w:kern w:val="0"/>
          <w:sz w:val="18"/>
          <w:szCs w:val="18"/>
        </w:rPr>
        <w:t>[5]</w:t>
      </w:r>
      <w:r>
        <w:rPr>
          <w:rFonts w:eastAsia="宋体"/>
          <w:color w:val="000000"/>
          <w:spacing w:val="0"/>
          <w:kern w:val="0"/>
          <w:sz w:val="18"/>
          <w:szCs w:val="18"/>
        </w:rPr>
        <w:tab/>
      </w:r>
      <w:r>
        <w:rPr>
          <w:rFonts w:eastAsia="宋体"/>
          <w:color w:val="000000"/>
          <w:spacing w:val="0"/>
          <w:kern w:val="0"/>
          <w:sz w:val="18"/>
          <w:szCs w:val="18"/>
        </w:rPr>
        <w:t>主要责任者. 题名[</w:t>
      </w:r>
      <w:r>
        <w:rPr>
          <w:rFonts w:eastAsia="宋体"/>
          <w:color w:val="FF0000"/>
          <w:spacing w:val="0"/>
          <w:kern w:val="0"/>
          <w:sz w:val="18"/>
          <w:szCs w:val="18"/>
        </w:rPr>
        <w:t>D</w:t>
      </w:r>
      <w:r>
        <w:rPr>
          <w:rFonts w:eastAsia="宋体"/>
          <w:color w:val="000000"/>
          <w:spacing w:val="0"/>
          <w:kern w:val="0"/>
          <w:sz w:val="18"/>
          <w:szCs w:val="18"/>
        </w:rPr>
        <w:t xml:space="preserve">]. </w:t>
      </w:r>
      <w:r>
        <w:rPr>
          <w:rFonts w:eastAsia="宋体"/>
          <w:color w:val="323232"/>
          <w:spacing w:val="0"/>
          <w:kern w:val="0"/>
          <w:sz w:val="18"/>
          <w:szCs w:val="18"/>
        </w:rPr>
        <w:t>保存地: 保存单位，</w:t>
      </w:r>
      <w:r>
        <w:rPr>
          <w:rFonts w:eastAsia="宋体"/>
          <w:color w:val="000000"/>
          <w:spacing w:val="0"/>
          <w:kern w:val="0"/>
          <w:sz w:val="18"/>
          <w:szCs w:val="18"/>
        </w:rPr>
        <w:t xml:space="preserve">保存年. </w:t>
      </w:r>
    </w:p>
    <w:p w14:paraId="37B4EF3E">
      <w:pPr>
        <w:autoSpaceDE w:val="0"/>
        <w:autoSpaceDN w:val="0"/>
        <w:adjustRightInd w:val="0"/>
        <w:snapToGrid/>
        <w:spacing w:line="240" w:lineRule="atLeast"/>
        <w:ind w:firstLine="0"/>
        <w:jc w:val="left"/>
        <w:rPr>
          <w:rFonts w:eastAsia="黑体"/>
          <w:color w:val="000000"/>
          <w:spacing w:val="0"/>
          <w:kern w:val="0"/>
          <w:sz w:val="18"/>
          <w:szCs w:val="18"/>
        </w:rPr>
      </w:pPr>
      <w:r>
        <w:rPr>
          <w:rFonts w:eastAsia="黑体"/>
          <w:color w:val="000000"/>
          <w:spacing w:val="0"/>
          <w:kern w:val="0"/>
          <w:sz w:val="18"/>
          <w:szCs w:val="18"/>
        </w:rPr>
        <w:t>示例：</w:t>
      </w:r>
    </w:p>
    <w:p w14:paraId="2295D99D">
      <w:pPr>
        <w:tabs>
          <w:tab w:val="center" w:pos="2310"/>
          <w:tab w:val="right" w:pos="4515"/>
        </w:tabs>
        <w:snapToGrid/>
        <w:spacing w:line="240" w:lineRule="atLeast"/>
        <w:ind w:left="434" w:hanging="433" w:hangingChars="241"/>
        <w:rPr>
          <w:rFonts w:eastAsia="宋体"/>
          <w:spacing w:val="0"/>
          <w:kern w:val="0"/>
          <w:sz w:val="18"/>
          <w:szCs w:val="18"/>
        </w:rPr>
      </w:pPr>
      <w:r>
        <w:rPr>
          <w:rFonts w:eastAsia="宋体"/>
          <w:color w:val="000000"/>
          <w:spacing w:val="0"/>
          <w:kern w:val="0"/>
          <w:sz w:val="18"/>
          <w:szCs w:val="18"/>
        </w:rPr>
        <w:t>[5]</w:t>
      </w:r>
      <w:r>
        <w:rPr>
          <w:rFonts w:eastAsia="宋体"/>
          <w:color w:val="000000"/>
          <w:spacing w:val="0"/>
          <w:kern w:val="0"/>
          <w:sz w:val="18"/>
          <w:szCs w:val="18"/>
        </w:rPr>
        <w:tab/>
      </w:r>
      <w:r>
        <w:rPr>
          <w:rFonts w:eastAsia="宋体"/>
          <w:spacing w:val="0"/>
          <w:kern w:val="0"/>
          <w:sz w:val="18"/>
          <w:szCs w:val="18"/>
        </w:rPr>
        <w:t xml:space="preserve">张丽. 漩涡检测与基于特征的流体可视化方法研究[D]. 济南: 山东大学, 2013. </w:t>
      </w:r>
    </w:p>
    <w:p w14:paraId="56ACBFAC">
      <w:pPr>
        <w:pStyle w:val="79"/>
        <w:adjustRightInd w:val="0"/>
        <w:spacing w:before="318" w:beforeLines="100" w:after="159" w:afterLines="50" w:line="288" w:lineRule="auto"/>
        <w:ind w:left="0" w:right="0"/>
        <w:rPr>
          <w:spacing w:val="2"/>
          <w:sz w:val="28"/>
          <w:szCs w:val="28"/>
        </w:rPr>
      </w:pPr>
    </w:p>
    <w:p w14:paraId="74C04926">
      <w:pPr>
        <w:pStyle w:val="79"/>
        <w:adjustRightInd w:val="0"/>
        <w:spacing w:before="318" w:beforeLines="100" w:after="159" w:afterLines="50" w:line="288" w:lineRule="auto"/>
        <w:ind w:left="0" w:right="0"/>
        <w:rPr>
          <w:spacing w:val="2"/>
          <w:sz w:val="28"/>
          <w:szCs w:val="28"/>
        </w:rPr>
      </w:pPr>
    </w:p>
    <w:p w14:paraId="6B1EE3E6">
      <w:pPr>
        <w:sectPr>
          <w:headerReference r:id="rId9" w:type="default"/>
          <w:footerReference r:id="rId10" w:type="default"/>
          <w:type w:val="continuous"/>
          <w:pgSz w:w="11907" w:h="16840"/>
          <w:pgMar w:top="1588" w:right="1134" w:bottom="907" w:left="1134" w:header="567" w:footer="907" w:gutter="0"/>
          <w:pgBorders w:offsetFrom="page">
            <w:top w:val="none" w:sz="0" w:space="0"/>
            <w:left w:val="none" w:sz="0" w:space="0"/>
            <w:bottom w:val="none" w:sz="0" w:space="0"/>
            <w:right w:val="none" w:sz="0" w:space="0"/>
          </w:pgBorders>
          <w:cols w:space="439" w:num="2"/>
          <w:titlePg/>
          <w:docGrid w:type="lines" w:linePitch="318" w:charSpace="-1025"/>
        </w:sectPr>
      </w:pPr>
    </w:p>
    <w:p w14:paraId="56A0A7F3">
      <w:pPr>
        <w:pStyle w:val="79"/>
        <w:adjustRightInd w:val="0"/>
        <w:spacing w:before="318" w:beforeLines="100" w:after="159" w:afterLines="50" w:line="288" w:lineRule="auto"/>
        <w:ind w:left="0" w:right="0"/>
        <w:rPr>
          <w:sz w:val="28"/>
        </w:rPr>
      </w:pPr>
      <w:r>
        <w:rPr>
          <w:spacing w:val="2"/>
          <w:sz w:val="28"/>
          <w:szCs w:val="28"/>
        </w:rPr>
        <w:t>英文题目(4号新罗粗体Times New Roman，居中，单词首字母大写)</w:t>
      </w:r>
    </w:p>
    <w:p w14:paraId="03378C95">
      <w:pPr>
        <w:pStyle w:val="4"/>
        <w:adjustRightInd w:val="0"/>
        <w:snapToGrid/>
        <w:spacing w:before="0" w:after="0" w:line="240" w:lineRule="atLeast"/>
        <w:rPr>
          <w:rFonts w:eastAsia="仿宋"/>
          <w:color w:val="000000"/>
          <w:sz w:val="24"/>
          <w:szCs w:val="24"/>
          <w:vertAlign w:val="superscript"/>
        </w:rPr>
      </w:pPr>
      <w:r>
        <w:rPr>
          <w:rFonts w:eastAsia="宋体"/>
          <w:spacing w:val="0"/>
          <w:sz w:val="24"/>
          <w:szCs w:val="24"/>
        </w:rPr>
        <w:t>Zhang Sanwang</w:t>
      </w:r>
      <w:r>
        <w:rPr>
          <w:rFonts w:eastAsia="宋体"/>
          <w:spacing w:val="0"/>
          <w:sz w:val="24"/>
          <w:szCs w:val="24"/>
          <w:vertAlign w:val="superscript"/>
        </w:rPr>
        <w:t>1,2</w:t>
      </w:r>
      <w:r>
        <w:rPr>
          <w:rFonts w:eastAsia="仿宋"/>
          <w:color w:val="000000"/>
          <w:sz w:val="24"/>
          <w:szCs w:val="24"/>
        </w:rPr>
        <w:t>，Li Siwang</w:t>
      </w:r>
      <w:r>
        <w:rPr>
          <w:rFonts w:eastAsia="仿宋"/>
          <w:color w:val="000000"/>
          <w:sz w:val="24"/>
          <w:szCs w:val="24"/>
          <w:vertAlign w:val="superscript"/>
        </w:rPr>
        <w:t>2</w:t>
      </w:r>
      <w:bookmarkStart w:id="4" w:name="OLE_LINK12"/>
      <w:r>
        <w:rPr>
          <w:rFonts w:eastAsia="宋体"/>
          <w:bCs w:val="0"/>
          <w:iCs/>
          <w:sz w:val="18"/>
          <w:szCs w:val="18"/>
        </w:rPr>
        <w:t>（小4号）</w:t>
      </w:r>
    </w:p>
    <w:p w14:paraId="151912E6">
      <w:pPr>
        <w:spacing w:line="240" w:lineRule="auto"/>
        <w:ind w:firstLine="0"/>
        <w:jc w:val="center"/>
        <w:rPr>
          <w:i/>
          <w:sz w:val="18"/>
          <w:szCs w:val="18"/>
        </w:rPr>
      </w:pPr>
    </w:p>
    <w:p w14:paraId="692DA1A2">
      <w:pPr>
        <w:snapToGrid/>
        <w:spacing w:line="240" w:lineRule="atLeast"/>
        <w:ind w:firstLine="0"/>
        <w:jc w:val="center"/>
        <w:rPr>
          <w:rFonts w:eastAsia="宋体"/>
          <w:i/>
          <w:spacing w:val="0"/>
          <w:sz w:val="15"/>
          <w:szCs w:val="15"/>
        </w:rPr>
      </w:pPr>
      <w:r>
        <w:rPr>
          <w:rFonts w:eastAsia="宋体"/>
          <w:bCs/>
          <w:i/>
          <w:sz w:val="15"/>
          <w:szCs w:val="15"/>
        </w:rPr>
        <w:t>(</w:t>
      </w:r>
      <w:bookmarkEnd w:id="4"/>
      <w:r>
        <w:rPr>
          <w:rFonts w:eastAsia="宋体"/>
          <w:i/>
          <w:spacing w:val="0"/>
          <w:sz w:val="15"/>
          <w:szCs w:val="15"/>
        </w:rPr>
        <w:t>1. 单位全称, 所在市 邮编, China;</w:t>
      </w:r>
    </w:p>
    <w:p w14:paraId="111B3C5E">
      <w:pPr>
        <w:pStyle w:val="76"/>
        <w:adjustRightInd w:val="0"/>
        <w:snapToGrid/>
        <w:spacing w:after="0" w:line="240" w:lineRule="atLeast"/>
        <w:ind w:left="0" w:right="0"/>
        <w:jc w:val="center"/>
        <w:rPr>
          <w:rFonts w:eastAsia="宋体"/>
          <w:bCs/>
          <w:i/>
          <w:color w:val="auto"/>
          <w:spacing w:val="0"/>
          <w:kern w:val="0"/>
          <w:sz w:val="15"/>
          <w:szCs w:val="15"/>
        </w:rPr>
      </w:pPr>
      <w:r>
        <w:rPr>
          <w:rFonts w:eastAsia="宋体"/>
          <w:i/>
          <w:spacing w:val="0"/>
          <w:sz w:val="15"/>
          <w:szCs w:val="15"/>
        </w:rPr>
        <w:t>2. 单位全称, 所在市 邮编, China</w:t>
      </w:r>
      <w:r>
        <w:rPr>
          <w:rFonts w:eastAsia="宋体"/>
          <w:bCs/>
          <w:i/>
          <w:color w:val="auto"/>
          <w:sz w:val="15"/>
          <w:szCs w:val="15"/>
        </w:rPr>
        <w:t xml:space="preserve">)   </w:t>
      </w:r>
      <w:r>
        <w:rPr>
          <w:rFonts w:eastAsia="宋体"/>
          <w:i/>
          <w:sz w:val="15"/>
          <w:szCs w:val="15"/>
        </w:rPr>
        <w:t>小5新罗体 居中 斜体)</w:t>
      </w:r>
    </w:p>
    <w:p w14:paraId="10038ABA">
      <w:pPr>
        <w:adjustRightInd w:val="0"/>
        <w:snapToGrid/>
        <w:spacing w:before="190" w:beforeLines="60" w:line="240" w:lineRule="atLeast"/>
        <w:ind w:left="428" w:leftChars="200" w:right="428" w:rightChars="200" w:firstLine="430" w:firstLineChars="200"/>
        <w:rPr>
          <w:sz w:val="18"/>
          <w:szCs w:val="18"/>
        </w:rPr>
      </w:pPr>
      <w:r>
        <w:rPr>
          <w:rFonts w:eastAsia="黑体"/>
          <w:b/>
          <w:bCs/>
          <w:color w:val="000000"/>
        </w:rPr>
        <w:t xml:space="preserve">Abstract: </w:t>
      </w:r>
      <w:r>
        <w:rPr>
          <w:rFonts w:eastAsia="宋体"/>
          <w:sz w:val="18"/>
          <w:szCs w:val="18"/>
        </w:rPr>
        <w:t>5号新罗体Times New Roman，首行缩进两格，内容与中文对应.</w:t>
      </w:r>
    </w:p>
    <w:p w14:paraId="479BF5E5">
      <w:pPr>
        <w:adjustRightInd w:val="0"/>
        <w:snapToGrid/>
        <w:spacing w:after="318" w:afterLines="100" w:line="240" w:lineRule="atLeast"/>
        <w:ind w:left="428" w:leftChars="200" w:right="428" w:rightChars="200" w:firstLine="452" w:firstLineChars="250"/>
        <w:rPr>
          <w:rFonts w:eastAsia="宋体"/>
          <w:sz w:val="18"/>
          <w:szCs w:val="18"/>
        </w:rPr>
      </w:pPr>
      <w:r>
        <w:rPr>
          <w:b/>
          <w:spacing w:val="0"/>
          <w:kern w:val="0"/>
          <w:sz w:val="18"/>
          <w:szCs w:val="18"/>
        </w:rPr>
        <w:t xml:space="preserve">Key Words: </w:t>
      </w:r>
      <w:r>
        <w:rPr>
          <w:rFonts w:eastAsia="宋体"/>
          <w:sz w:val="18"/>
          <w:szCs w:val="18"/>
        </w:rPr>
        <w:t>5号新罗体Times New Roman，各关键词之间以分号间隔，≥5个，注意中英文完全对照，每个单词首字母大写，缩写词须全称</w:t>
      </w:r>
    </w:p>
    <w:p w14:paraId="5FE547ED">
      <w:pPr>
        <w:rPr>
          <w:rFonts w:ascii="黑体" w:hAnsi="黑体" w:eastAsia="黑体"/>
          <w:color w:val="FF0000"/>
          <w:sz w:val="18"/>
          <w:szCs w:val="18"/>
          <w:highlight w:val="yellow"/>
        </w:rPr>
      </w:pPr>
    </w:p>
    <w:p w14:paraId="2C144D2D">
      <w:pPr>
        <w:rPr>
          <w:rFonts w:ascii="黑体" w:hAnsi="黑体" w:eastAsia="黑体"/>
          <w:color w:val="FF0000"/>
          <w:sz w:val="18"/>
          <w:szCs w:val="18"/>
        </w:rPr>
      </w:pPr>
      <w:r>
        <w:rPr>
          <w:rFonts w:ascii="黑体" w:hAnsi="黑体" w:eastAsia="黑体"/>
          <w:color w:val="FF0000"/>
          <w:sz w:val="18"/>
          <w:szCs w:val="18"/>
          <w:highlight w:val="yellow"/>
        </w:rPr>
        <w:t>英语样例</w:t>
      </w:r>
    </w:p>
    <w:p w14:paraId="00E5FAA1">
      <w:pPr>
        <w:spacing w:line="240" w:lineRule="auto"/>
        <w:ind w:firstLine="0"/>
        <w:jc w:val="center"/>
        <w:rPr>
          <w:b/>
          <w:bCs/>
          <w:sz w:val="28"/>
          <w:szCs w:val="28"/>
        </w:rPr>
      </w:pPr>
    </w:p>
    <w:p w14:paraId="1C3744ED">
      <w:pPr>
        <w:spacing w:line="240" w:lineRule="auto"/>
        <w:ind w:firstLine="0"/>
        <w:jc w:val="center"/>
        <w:rPr>
          <w:sz w:val="28"/>
          <w:szCs w:val="28"/>
        </w:rPr>
      </w:pPr>
      <w:r>
        <w:rPr>
          <w:b/>
          <w:bCs/>
          <w:sz w:val="28"/>
          <w:szCs w:val="28"/>
        </w:rPr>
        <w:t>Application of AI Drawing Review Technology in Nuclear Power Industry Fire Protection Review</w:t>
      </w:r>
    </w:p>
    <w:p w14:paraId="0EFC8CD8">
      <w:pPr>
        <w:spacing w:before="31" w:beforeLines="10" w:after="31" w:afterLines="10" w:line="240" w:lineRule="auto"/>
        <w:ind w:firstLine="0"/>
        <w:jc w:val="center"/>
        <w:rPr>
          <w:rFonts w:eastAsia="仿宋"/>
          <w:color w:val="000000"/>
          <w:szCs w:val="24"/>
        </w:rPr>
      </w:pPr>
    </w:p>
    <w:p w14:paraId="51DE37AF">
      <w:pPr>
        <w:spacing w:before="31" w:beforeLines="10" w:after="31" w:afterLines="10" w:line="240" w:lineRule="auto"/>
        <w:ind w:firstLine="0"/>
        <w:jc w:val="center"/>
        <w:rPr>
          <w:rFonts w:eastAsia="仿宋"/>
          <w:color w:val="000000"/>
          <w:sz w:val="24"/>
          <w:szCs w:val="24"/>
        </w:rPr>
      </w:pPr>
      <w:r>
        <w:rPr>
          <w:rFonts w:eastAsia="仿宋"/>
          <w:color w:val="000000"/>
          <w:sz w:val="24"/>
          <w:szCs w:val="24"/>
        </w:rPr>
        <w:t>Zhang Xuanming</w:t>
      </w:r>
      <w:r>
        <w:rPr>
          <w:rFonts w:eastAsia="仿宋"/>
          <w:color w:val="000000"/>
          <w:sz w:val="24"/>
          <w:szCs w:val="24"/>
          <w:vertAlign w:val="superscript"/>
        </w:rPr>
        <w:t>1</w:t>
      </w:r>
      <w:r>
        <w:rPr>
          <w:rFonts w:eastAsia="仿宋"/>
          <w:color w:val="000000"/>
          <w:sz w:val="24"/>
          <w:szCs w:val="24"/>
        </w:rPr>
        <w:t>，Peng Kefu</w:t>
      </w:r>
      <w:r>
        <w:rPr>
          <w:rFonts w:eastAsia="仿宋"/>
          <w:color w:val="000000"/>
          <w:sz w:val="24"/>
          <w:szCs w:val="24"/>
          <w:vertAlign w:val="superscript"/>
        </w:rPr>
        <w:t>2</w:t>
      </w:r>
      <w:r>
        <w:rPr>
          <w:rFonts w:eastAsia="仿宋"/>
          <w:color w:val="000000"/>
          <w:sz w:val="24"/>
          <w:szCs w:val="24"/>
        </w:rPr>
        <w:t>，Zhang Hehua</w:t>
      </w:r>
      <w:r>
        <w:rPr>
          <w:rFonts w:eastAsia="仿宋"/>
          <w:color w:val="000000"/>
          <w:sz w:val="24"/>
          <w:szCs w:val="24"/>
          <w:vertAlign w:val="superscript"/>
        </w:rPr>
        <w:t>1,3</w:t>
      </w:r>
    </w:p>
    <w:p w14:paraId="12149EA0">
      <w:pPr>
        <w:spacing w:line="240" w:lineRule="auto"/>
        <w:ind w:firstLine="0"/>
        <w:jc w:val="center"/>
        <w:rPr>
          <w:i/>
          <w:sz w:val="18"/>
          <w:szCs w:val="18"/>
        </w:rPr>
      </w:pPr>
    </w:p>
    <w:p w14:paraId="196B56E0">
      <w:pPr>
        <w:spacing w:line="240" w:lineRule="auto"/>
        <w:ind w:firstLine="0"/>
        <w:jc w:val="center"/>
        <w:rPr>
          <w:i/>
          <w:sz w:val="18"/>
          <w:szCs w:val="18"/>
        </w:rPr>
      </w:pPr>
      <w:r>
        <w:rPr>
          <w:i/>
          <w:sz w:val="18"/>
          <w:szCs w:val="18"/>
        </w:rPr>
        <w:t>（1. School of Software, Tsinghua University, Beijing 100084, China;</w:t>
      </w:r>
    </w:p>
    <w:p w14:paraId="5C01A1E7">
      <w:pPr>
        <w:spacing w:line="240" w:lineRule="auto"/>
        <w:ind w:firstLine="0"/>
        <w:jc w:val="center"/>
        <w:rPr>
          <w:i/>
          <w:sz w:val="18"/>
          <w:szCs w:val="18"/>
        </w:rPr>
      </w:pPr>
      <w:r>
        <w:rPr>
          <w:i/>
          <w:sz w:val="18"/>
          <w:szCs w:val="18"/>
        </w:rPr>
        <w:t>2. CNNP Guodian Zhangzhou Energy Co., Ltd., Zhangzhou 363300, China;</w:t>
      </w:r>
    </w:p>
    <w:p w14:paraId="5A1E9BBE">
      <w:pPr>
        <w:spacing w:after="159" w:afterLines="50" w:line="240" w:lineRule="auto"/>
        <w:ind w:firstLine="0"/>
        <w:jc w:val="center"/>
        <w:rPr>
          <w:rFonts w:eastAsia="仿宋"/>
          <w:i/>
          <w:color w:val="000000"/>
          <w:sz w:val="18"/>
          <w:szCs w:val="18"/>
        </w:rPr>
      </w:pPr>
      <w:r>
        <w:rPr>
          <w:i/>
          <w:sz w:val="18"/>
          <w:szCs w:val="18"/>
        </w:rPr>
        <w:t>3. BNRist, Beijing 100084，China )</w:t>
      </w:r>
    </w:p>
    <w:p w14:paraId="27F6C42E">
      <w:pPr>
        <w:spacing w:line="240" w:lineRule="auto"/>
        <w:ind w:firstLine="422"/>
        <w:rPr>
          <w:color w:val="000000"/>
        </w:rPr>
      </w:pPr>
      <w:r>
        <w:rPr>
          <w:rFonts w:eastAsia="黑体"/>
          <w:b/>
          <w:bCs/>
          <w:color w:val="000000"/>
        </w:rPr>
        <w:t>Abstract：</w:t>
      </w:r>
      <w:r>
        <w:rPr>
          <w:color w:val="000000"/>
        </w:rPr>
        <w:t>In recent years, with the rapid development of artificial intelligence technology, AI drawing review technology has received extensive attention in the industry. This article combines the research results of Tsinghua University and China National Nuclear Corporation on AI drawing review technology to empower nuclear power fire safety, and expounds the "TuZhi" system and its application practice in nuclear power industry fire protection review. Practice has shown that AI drawing review technology can be effectively applied to real-life PDF construction drawings such as industrial plants and warehouses, helping to find fire safety problems that violate the strong provisions of national fire protection regulations. AI drawing review technology has significant advantages in reviewing comprehensiveness, objectivity, consistency, and solidification and reuse of industry knowledge. The AI ​drawing review technology and its innovative application in the nuclear power industry introduced in this paper provide a reference for more subsequent smart industry applications.</w:t>
      </w:r>
    </w:p>
    <w:p w14:paraId="043E1778">
      <w:pPr>
        <w:rPr>
          <w:rFonts w:eastAsia="黑体"/>
          <w:sz w:val="32"/>
          <w:szCs w:val="32"/>
        </w:rPr>
      </w:pPr>
      <w:r>
        <w:rPr>
          <w:rFonts w:eastAsia="黑体"/>
          <w:b/>
          <w:bCs/>
          <w:color w:val="000000"/>
        </w:rPr>
        <w:t>Keywords：</w:t>
      </w:r>
      <w:r>
        <w:rPr>
          <w:rFonts w:eastAsia="黑体"/>
          <w:bCs/>
          <w:color w:val="000000"/>
        </w:rPr>
        <w:t>AI Drawing Review</w:t>
      </w:r>
      <w:r>
        <w:rPr>
          <w:bCs/>
          <w:color w:val="000000"/>
        </w:rPr>
        <w:t>; Intelligent Review; Nuclear Power Fire Protection; Industrial Buildings</w:t>
      </w:r>
    </w:p>
    <w:p w14:paraId="793EEEC2">
      <w:pPr>
        <w:pStyle w:val="79"/>
        <w:adjustRightInd w:val="0"/>
        <w:spacing w:before="318" w:beforeLines="100" w:after="159" w:afterLines="50" w:line="288" w:lineRule="auto"/>
        <w:ind w:left="0" w:right="0"/>
        <w:rPr>
          <w:spacing w:val="2"/>
          <w:sz w:val="28"/>
          <w:szCs w:val="28"/>
        </w:rPr>
        <w:sectPr>
          <w:type w:val="continuous"/>
          <w:pgSz w:w="11907" w:h="16840"/>
          <w:pgMar w:top="1588" w:right="1134" w:bottom="907" w:left="1134" w:header="567" w:footer="907" w:gutter="0"/>
          <w:pgBorders w:offsetFrom="page">
            <w:top w:val="none" w:sz="0" w:space="0"/>
            <w:left w:val="none" w:sz="0" w:space="0"/>
            <w:bottom w:val="none" w:sz="0" w:space="0"/>
            <w:right w:val="none" w:sz="0" w:space="0"/>
          </w:pgBorders>
          <w:cols w:space="439" w:num="1"/>
          <w:titlePg/>
          <w:docGrid w:type="lines" w:linePitch="318" w:charSpace="-1025"/>
        </w:sectPr>
      </w:pPr>
    </w:p>
    <w:p w14:paraId="2621AAB2">
      <w:pPr>
        <w:pStyle w:val="475"/>
        <w:numPr>
          <w:ilvl w:val="0"/>
          <w:numId w:val="0"/>
        </w:numPr>
        <w:snapToGrid w:val="0"/>
        <w:spacing w:line="240" w:lineRule="atLeast"/>
        <w:ind w:left="419" w:hanging="419" w:hangingChars="233"/>
        <w:rPr>
          <w:lang w:eastAsia="zh-CN"/>
        </w:rPr>
      </w:pPr>
    </w:p>
    <w:sectPr>
      <w:type w:val="continuous"/>
      <w:pgSz w:w="11907" w:h="16840"/>
      <w:pgMar w:top="1588" w:right="1134" w:bottom="907" w:left="1134" w:header="567" w:footer="907" w:gutter="0"/>
      <w:pgBorders w:offsetFrom="page">
        <w:top w:val="none" w:sz="0" w:space="0"/>
        <w:left w:val="none" w:sz="0" w:space="0"/>
        <w:bottom w:val="none" w:sz="0" w:space="0"/>
        <w:right w:val="none" w:sz="0" w:space="0"/>
      </w:pgBorders>
      <w:cols w:space="439" w:num="2"/>
      <w:titlePg/>
      <w:docGrid w:type="lines" w:linePitch="318" w:charSpace="-10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书宋简体">
    <w:altName w:val="宋体"/>
    <w:panose1 w:val="00000000000000000000"/>
    <w:charset w:val="86"/>
    <w:family w:val="script"/>
    <w:pitch w:val="default"/>
    <w:sig w:usb0="00000000" w:usb1="00000000" w:usb2="00000000" w:usb3="00000000" w:csb0="00040000" w:csb1="00000000"/>
  </w:font>
  <w:font w:name="华文仿宋">
    <w:altName w:val="仿宋"/>
    <w:panose1 w:val="02010600040101010101"/>
    <w:charset w:val="86"/>
    <w:family w:val="auto"/>
    <w:pitch w:val="default"/>
    <w:sig w:usb0="00000287" w:usb1="080F0000" w:usb2="00000010" w:usb3="00000000" w:csb0="0004009F" w:csb1="00000000"/>
  </w:font>
  <w:font w:name="方正黑体简体">
    <w:altName w:val="Arial Unicode MS"/>
    <w:panose1 w:val="00000000000000000000"/>
    <w:charset w:val="86"/>
    <w:family w:val="script"/>
    <w:pitch w:val="default"/>
    <w:sig w:usb0="00000000" w:usb1="0000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Times">
    <w:altName w:val="Times New Roman"/>
    <w:panose1 w:val="02020603050405020304"/>
    <w:charset w:val="00"/>
    <w:family w:val="roman"/>
    <w:pitch w:val="default"/>
    <w:sig w:usb0="E0002EFF" w:usb1="C000785B" w:usb2="00000009" w:usb3="00000000" w:csb0="000001FF" w:csb1="00000000"/>
  </w:font>
  <w:font w:name="Garamond">
    <w:altName w:val="Segoe Print"/>
    <w:panose1 w:val="02020404030301010803"/>
    <w:charset w:val="00"/>
    <w:family w:val="roman"/>
    <w:pitch w:val="default"/>
    <w:sig w:usb0="00000287" w:usb1="00000000" w:usb2="00000000" w:usb3="00000000" w:csb0="0000009F" w:csb1="00000000"/>
  </w:font>
  <w:font w:name="Franklin Gothic Medium">
    <w:panose1 w:val="020B0603020102020204"/>
    <w:charset w:val="00"/>
    <w:family w:val="swiss"/>
    <w:pitch w:val="default"/>
    <w:sig w:usb0="00000287" w:usb1="00000000" w:usb2="00000000" w:usb3="00000000" w:csb0="2000009F" w:csb1="DFD70000"/>
  </w:font>
  <w:font w:name="MS Gothic">
    <w:panose1 w:val="020B0609070205080204"/>
    <w:charset w:val="80"/>
    <w:family w:val="modern"/>
    <w:pitch w:val="default"/>
    <w:sig w:usb0="E00002FF" w:usb1="6AC7FDFB" w:usb2="08000012" w:usb3="00000000" w:csb0="4002009F" w:csb1="DFD70000"/>
  </w:font>
  <w:font w:name="DFKai-SB">
    <w:altName w:val="Microsoft JhengHei Light"/>
    <w:panose1 w:val="00000000000000000000"/>
    <w:charset w:val="88"/>
    <w:family w:val="script"/>
    <w:pitch w:val="default"/>
    <w:sig w:usb0="00000000" w:usb1="00000000" w:usb2="00000016" w:usb3="00000000" w:csb0="00100001" w:csb1="00000000"/>
  </w:font>
  <w:font w:name="方正小标宋简体">
    <w:altName w:val="Arial Unicode MS"/>
    <w:panose1 w:val="02000000000000000000"/>
    <w:charset w:val="86"/>
    <w:family w:val="script"/>
    <w:pitch w:val="default"/>
    <w:sig w:usb0="00000001" w:usb1="08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MS Sans Serif">
    <w:altName w:val="Segoe Print"/>
    <w:panose1 w:val="00000000000000000000"/>
    <w:charset w:val="00"/>
    <w:family w:val="swiss"/>
    <w:pitch w:val="default"/>
    <w:sig w:usb0="00000000" w:usb1="00000000" w:usb2="00000000" w:usb3="00000000" w:csb0="00000001" w:csb1="00000000"/>
  </w:font>
  <w:font w:name="Arial Unicode MS">
    <w:panose1 w:val="020B0604020202020204"/>
    <w:charset w:val="86"/>
    <w:family w:val="swiss"/>
    <w:pitch w:val="default"/>
    <w:sig w:usb0="F7FFAEFF" w:usb1="F9DFFFFF" w:usb2="0000007F" w:usb3="00000000" w:csb0="203F01FF" w:csb1="DFFF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149A7">
    <w:pPr>
      <w:pStyle w:val="475"/>
      <w:numPr>
        <w:ilvl w:val="0"/>
        <w:numId w:val="0"/>
      </w:numPr>
      <w:shd w:val="clear" w:color="auto" w:fill="FFFFFF"/>
      <w:rPr>
        <w:rFonts w:eastAsia="黑体"/>
        <w:sz w:val="10"/>
        <w:szCs w:val="10"/>
        <w:lang w:eastAsia="zh-CN"/>
      </w:rPr>
    </w:pPr>
  </w:p>
  <w:p w14:paraId="19B87A02">
    <w:pPr>
      <w:pStyle w:val="475"/>
      <w:numPr>
        <w:ilvl w:val="0"/>
        <w:numId w:val="0"/>
      </w:numPr>
      <w:shd w:val="clear" w:color="auto" w:fill="FFFFFF"/>
      <w:rPr>
        <w:rFonts w:eastAsia="黑体"/>
        <w:sz w:val="15"/>
        <w:szCs w:val="15"/>
        <w:lang w:eastAsia="zh-CN"/>
      </w:rPr>
    </w:pPr>
    <w:r>
      <w:rPr>
        <w:rFonts w:eastAsia="黑体"/>
        <w:sz w:val="15"/>
        <w:szCs w:val="15"/>
        <w:lang w:eastAsia="zh-CN" w:bidi="mn-Mong-CN"/>
      </w:rPr>
      <mc:AlternateContent>
        <mc:Choice Requires="wps">
          <w:drawing>
            <wp:anchor distT="0" distB="0" distL="114300" distR="114300" simplePos="0" relativeHeight="251659264" behindDoc="0" locked="0" layoutInCell="1" allowOverlap="1">
              <wp:simplePos x="0" y="0"/>
              <wp:positionH relativeFrom="column">
                <wp:posOffset>635</wp:posOffset>
              </wp:positionH>
              <wp:positionV relativeFrom="paragraph">
                <wp:posOffset>51435</wp:posOffset>
              </wp:positionV>
              <wp:extent cx="1619885" cy="0"/>
              <wp:effectExtent l="0" t="4445" r="0" b="5080"/>
              <wp:wrapNone/>
              <wp:docPr id="4" name="自选图形 23"/>
              <wp:cNvGraphicFramePr/>
              <a:graphic xmlns:a="http://schemas.openxmlformats.org/drawingml/2006/main">
                <a:graphicData uri="http://schemas.microsoft.com/office/word/2010/wordprocessingShape">
                  <wps:wsp>
                    <wps:cNvSpPr/>
                    <wps:spPr>
                      <a:xfrm>
                        <a:off x="0" y="0"/>
                        <a:ext cx="1619885" cy="0"/>
                      </a:xfrm>
                      <a:prstGeom prst="straightConnector1">
                        <a:avLst/>
                      </a:prstGeom>
                      <a:ln w="9525" cap="flat" cmpd="sng">
                        <a:solidFill>
                          <a:srgbClr val="000000"/>
                        </a:solidFill>
                        <a:prstDash val="solid"/>
                        <a:headEnd type="none" w="med" len="med"/>
                        <a:tailEnd type="none" w="med" len="med"/>
                      </a:ln>
                    </wps:spPr>
                    <wps:bodyPr wrap="square" upright="1"/>
                  </wps:wsp>
                </a:graphicData>
              </a:graphic>
            </wp:anchor>
          </w:drawing>
        </mc:Choice>
        <mc:Fallback>
          <w:pict>
            <v:shape id="自选图形 23" o:spid="_x0000_s1026" o:spt="32" type="#_x0000_t32" style="position:absolute;left:0pt;margin-left:0.05pt;margin-top:4.05pt;height:0pt;width:127.55pt;z-index:251659264;mso-width-relative:page;mso-height-relative:page;" filled="f" stroked="t" coordsize="21600,21600" o:gfxdata="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hQfsh0gAAAAQBAAAPAAAAAAAAAAEAIAAAACIAAABkcnMvZG93&#10;bnJldi54bWxQSwECFAAUAAAACACHTuJACiG8BgYCAAD+AwAADgAAAAAAAAABACAAAAAhAQAAZHJz&#10;L2Uyb0RvYy54bWxQSwUGAAAAAAYABgBZAQAAmQUAAAAA&#10;">
              <v:fill on="f" focussize="0,0"/>
              <v:stroke color="#000000" joinstyle="round"/>
              <v:imagedata o:title=""/>
              <o:lock v:ext="edit" aspectratio="f"/>
            </v:shape>
          </w:pict>
        </mc:Fallback>
      </mc:AlternateContent>
    </w:r>
  </w:p>
  <w:p w14:paraId="4B5B7126">
    <w:pPr>
      <w:pStyle w:val="475"/>
      <w:numPr>
        <w:ilvl w:val="0"/>
        <w:numId w:val="0"/>
      </w:numPr>
      <w:shd w:val="clear" w:color="auto" w:fill="FFFFFF"/>
      <w:spacing w:line="240" w:lineRule="atLeast"/>
      <w:ind w:left="900" w:hanging="900" w:hangingChars="500"/>
      <w:rPr>
        <w:bCs/>
        <w:spacing w:val="6"/>
        <w:szCs w:val="18"/>
        <w:lang w:eastAsia="zh-CN"/>
      </w:rPr>
    </w:pPr>
    <w:r>
      <w:rPr>
        <w:szCs w:val="18"/>
        <w:lang w:eastAsia="zh-CN"/>
      </w:rPr>
      <w:t>【</w:t>
    </w:r>
    <w:r>
      <w:rPr>
        <w:rFonts w:ascii="黑体" w:hAnsi="黑体" w:eastAsia="黑体"/>
        <w:szCs w:val="18"/>
        <w:lang w:eastAsia="zh-CN"/>
      </w:rPr>
      <w:t>基金项目</w:t>
    </w:r>
    <w:r>
      <w:rPr>
        <w:szCs w:val="18"/>
        <w:lang w:eastAsia="zh-CN"/>
      </w:rPr>
      <w:t>】</w:t>
    </w:r>
    <w:r>
      <w:rPr>
        <w:bCs/>
        <w:spacing w:val="6"/>
        <w:szCs w:val="18"/>
        <w:lang w:eastAsia="zh-CN"/>
      </w:rPr>
      <w:t>国家自然科学基金项目(编号：61432004，61672202)；西安科技大学博士启动金项目(编号：CX201915)</w:t>
    </w:r>
  </w:p>
  <w:p w14:paraId="622925E7">
    <w:pPr>
      <w:pStyle w:val="475"/>
      <w:numPr>
        <w:ilvl w:val="0"/>
        <w:numId w:val="0"/>
      </w:numPr>
      <w:shd w:val="clear" w:color="auto" w:fill="FFFFFF"/>
      <w:spacing w:line="240" w:lineRule="atLeast"/>
      <w:rPr>
        <w:bCs/>
        <w:szCs w:val="18"/>
        <w:lang w:eastAsia="zh-CN"/>
      </w:rPr>
    </w:pPr>
    <w:r>
      <w:rPr>
        <w:szCs w:val="18"/>
        <w:lang w:eastAsia="zh-CN"/>
      </w:rPr>
      <w:t>【</w:t>
    </w:r>
    <w:r>
      <w:rPr>
        <w:rFonts w:ascii="黑体" w:hAnsi="黑体" w:eastAsia="黑体"/>
        <w:szCs w:val="18"/>
        <w:lang w:eastAsia="zh-CN"/>
      </w:rPr>
      <w:t>第一作者</w:t>
    </w:r>
    <w:r>
      <w:rPr>
        <w:szCs w:val="18"/>
        <w:lang w:eastAsia="zh-CN"/>
      </w:rPr>
      <w:t>】</w:t>
    </w:r>
    <w:r>
      <w:rPr>
        <w:bCs/>
        <w:szCs w:val="18"/>
        <w:lang w:eastAsia="zh-CN"/>
      </w:rPr>
      <w:t>张三王</w:t>
    </w:r>
    <w:del w:id="0" w:author="001" w:date="2026-04-30T09:04:00Z">
      <w:r>
        <w:rPr>
          <w:rFonts w:hint="eastAsia"/>
          <w:bCs/>
          <w:szCs w:val="18"/>
          <w:lang w:eastAsia="zh-CN"/>
        </w:rPr>
        <w:delText>(</w:delText>
      </w:r>
    </w:del>
    <w:ins w:id="1" w:author="001" w:date="2026-04-30T09:04:00Z">
      <w:r>
        <w:rPr>
          <w:rFonts w:hint="eastAsia"/>
          <w:bCs/>
          <w:szCs w:val="18"/>
          <w:lang w:eastAsia="zh-CN"/>
        </w:rPr>
        <w:t>（</w:t>
      </w:r>
    </w:ins>
    <w:r>
      <w:rPr>
        <w:bCs/>
        <w:szCs w:val="18"/>
        <w:lang w:eastAsia="zh-CN"/>
      </w:rPr>
      <w:t>1982</w:t>
    </w:r>
    <w:r>
      <w:rPr>
        <w:szCs w:val="18"/>
        <w:lang w:eastAsia="zh-CN"/>
      </w:rPr>
      <w:t>–</w:t>
    </w:r>
    <w:ins w:id="2" w:author="001" w:date="2026-04-30T09:04:00Z">
      <w:r>
        <w:rPr>
          <w:rFonts w:hint="eastAsia"/>
          <w:bCs/>
          <w:szCs w:val="18"/>
          <w:lang w:eastAsia="zh-CN"/>
        </w:rPr>
        <w:t>）</w:t>
      </w:r>
    </w:ins>
    <w:del w:id="3" w:author="001" w:date="2026-04-30T09:04:00Z">
      <w:r>
        <w:rPr>
          <w:bCs/>
          <w:szCs w:val="18"/>
          <w:lang w:eastAsia="zh-CN"/>
        </w:rPr>
        <w:delText>)</w:delText>
      </w:r>
    </w:del>
    <w:r>
      <w:rPr>
        <w:bCs/>
        <w:szCs w:val="18"/>
        <w:lang w:eastAsia="zh-CN"/>
      </w:rPr>
      <w:t>，性别，职称，职务，主要研究方向：数字图像处理与模式识别。</w:t>
    </w:r>
  </w:p>
  <w:p w14:paraId="33765E36">
    <w:pPr>
      <w:pStyle w:val="475"/>
      <w:numPr>
        <w:ilvl w:val="0"/>
        <w:numId w:val="0"/>
      </w:numPr>
      <w:shd w:val="clear" w:color="auto" w:fill="FFFFFF"/>
      <w:spacing w:line="240" w:lineRule="atLeast"/>
      <w:ind w:left="900" w:hanging="900" w:hangingChars="500"/>
      <w:rPr>
        <w:szCs w:val="18"/>
        <w:lang w:eastAsia="zh-CN"/>
      </w:rPr>
    </w:pPr>
    <w:r>
      <w:rPr>
        <w:szCs w:val="18"/>
        <w:lang w:eastAsia="zh-CN"/>
      </w:rPr>
      <w:t>【</w:t>
    </w:r>
    <w:r>
      <w:rPr>
        <w:rFonts w:ascii="黑体" w:hAnsi="黑体" w:eastAsia="黑体"/>
        <w:szCs w:val="18"/>
        <w:lang w:eastAsia="zh-CN"/>
      </w:rPr>
      <w:t>通信作者</w:t>
    </w:r>
    <w:r>
      <w:rPr>
        <w:szCs w:val="18"/>
        <w:lang w:eastAsia="zh-CN"/>
      </w:rPr>
      <w:t>】</w:t>
    </w:r>
    <w:r>
      <w:rPr>
        <w:bCs/>
        <w:szCs w:val="18"/>
        <w:lang w:eastAsia="zh-CN"/>
      </w:rPr>
      <w:t>李四王</w:t>
    </w:r>
    <w:del w:id="4" w:author="001" w:date="2026-04-30T09:04:00Z">
      <w:r>
        <w:rPr>
          <w:rFonts w:hint="eastAsia"/>
          <w:bCs/>
          <w:szCs w:val="18"/>
          <w:lang w:eastAsia="zh-CN"/>
        </w:rPr>
        <w:delText>(</w:delText>
      </w:r>
    </w:del>
    <w:ins w:id="5" w:author="001" w:date="2026-04-30T09:04:00Z">
      <w:r>
        <w:rPr>
          <w:rFonts w:hint="eastAsia"/>
          <w:bCs/>
          <w:szCs w:val="18"/>
          <w:lang w:eastAsia="zh-CN"/>
        </w:rPr>
        <w:t>（</w:t>
      </w:r>
    </w:ins>
    <w:r>
      <w:rPr>
        <w:bCs/>
        <w:szCs w:val="18"/>
        <w:lang w:eastAsia="zh-CN"/>
      </w:rPr>
      <w:t>1997</w:t>
    </w:r>
    <w:r>
      <w:rPr>
        <w:szCs w:val="18"/>
        <w:lang w:eastAsia="zh-CN"/>
      </w:rPr>
      <w:t>–</w:t>
    </w:r>
    <w:ins w:id="6" w:author="001" w:date="2026-04-30T09:04:00Z">
      <w:r>
        <w:rPr>
          <w:rFonts w:hint="eastAsia"/>
          <w:bCs/>
          <w:szCs w:val="18"/>
          <w:lang w:eastAsia="zh-CN"/>
        </w:rPr>
        <w:t>）</w:t>
      </w:r>
    </w:ins>
    <w:del w:id="7" w:author="001" w:date="2026-04-30T09:04:00Z">
      <w:r>
        <w:rPr>
          <w:bCs/>
          <w:szCs w:val="18"/>
          <w:lang w:eastAsia="zh-CN"/>
        </w:rPr>
        <w:delText>)</w:delText>
      </w:r>
    </w:del>
    <w:r>
      <w:rPr>
        <w:bCs/>
        <w:szCs w:val="18"/>
        <w:lang w:eastAsia="zh-CN"/>
      </w:rPr>
      <w:t>，性别，职称，职务，主要研究方向：主要研究方向为图形图像处理、计算机视觉等。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95564">
    <w:pPr>
      <w:pStyle w:val="3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59" w:lineRule="auto"/>
      </w:pPr>
      <w:r>
        <w:separator/>
      </w:r>
    </w:p>
  </w:footnote>
  <w:footnote w:type="continuationSeparator" w:id="1">
    <w:p>
      <w:pPr>
        <w:spacing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5"/>
      <w:tblW w:w="9639" w:type="dxa"/>
      <w:jc w:val="center"/>
      <w:tblBorders>
        <w:top w:val="none" w:color="auto" w:sz="0" w:space="0"/>
        <w:left w:val="none" w:color="auto" w:sz="0" w:space="0"/>
        <w:bottom w:val="thickThin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58"/>
      <w:gridCol w:w="5733"/>
      <w:gridCol w:w="2048"/>
    </w:tblGrid>
    <w:tr w14:paraId="6957D501">
      <w:tblPrEx>
        <w:tblBorders>
          <w:top w:val="none" w:color="auto" w:sz="0"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397" w:hRule="atLeast"/>
        <w:jc w:val="center"/>
      </w:trPr>
      <w:tc>
        <w:tcPr>
          <w:tcW w:w="1858" w:type="dxa"/>
          <w:noWrap w:val="0"/>
          <w:vAlign w:val="center"/>
        </w:tcPr>
        <w:p w14:paraId="7388EDC8">
          <w:pPr>
            <w:pStyle w:val="37"/>
            <w:pBdr>
              <w:bottom w:val="none" w:color="auto" w:sz="0" w:space="0"/>
            </w:pBdr>
            <w:tabs>
              <w:tab w:val="center" w:pos="4812"/>
              <w:tab w:val="clear" w:pos="4153"/>
              <w:tab w:val="clear" w:pos="8306"/>
            </w:tabs>
            <w:ind w:firstLine="0"/>
            <w:jc w:val="right"/>
            <w:rPr>
              <w:rFonts w:hint="eastAsia" w:eastAsia="黑体"/>
              <w:spacing w:val="0"/>
              <w:kern w:val="0"/>
              <w:sz w:val="8"/>
              <w:szCs w:val="8"/>
              <w:lang w:val="en-GB"/>
            </w:rPr>
          </w:pPr>
        </w:p>
      </w:tc>
      <w:tc>
        <w:tcPr>
          <w:tcW w:w="5733" w:type="dxa"/>
          <w:noWrap w:val="0"/>
          <w:vAlign w:val="center"/>
        </w:tcPr>
        <w:p w14:paraId="524BE193">
          <w:pPr>
            <w:pStyle w:val="37"/>
            <w:pBdr>
              <w:bottom w:val="none" w:color="auto" w:sz="0" w:space="0"/>
            </w:pBdr>
            <w:tabs>
              <w:tab w:val="left" w:pos="2840"/>
              <w:tab w:val="center" w:pos="4812"/>
              <w:tab w:val="clear" w:pos="4153"/>
              <w:tab w:val="clear" w:pos="8306"/>
            </w:tabs>
            <w:ind w:firstLine="0"/>
            <w:rPr>
              <w:rFonts w:hint="eastAsia" w:ascii="黑体" w:eastAsia="黑体"/>
              <w:sz w:val="8"/>
              <w:szCs w:val="8"/>
              <w:lang w:val="en-GB"/>
            </w:rPr>
          </w:pPr>
        </w:p>
      </w:tc>
      <w:tc>
        <w:tcPr>
          <w:tcW w:w="2048" w:type="dxa"/>
          <w:noWrap w:val="0"/>
          <w:vAlign w:val="center"/>
        </w:tcPr>
        <w:p w14:paraId="18867573">
          <w:pPr>
            <w:pStyle w:val="37"/>
            <w:pBdr>
              <w:bottom w:val="none" w:color="auto" w:sz="0" w:space="0"/>
            </w:pBdr>
            <w:tabs>
              <w:tab w:val="center" w:pos="4812"/>
              <w:tab w:val="clear" w:pos="4153"/>
              <w:tab w:val="clear" w:pos="8306"/>
            </w:tabs>
            <w:ind w:firstLine="0"/>
            <w:jc w:val="both"/>
            <w:rPr>
              <w:rFonts w:hint="eastAsia"/>
              <w:sz w:val="8"/>
              <w:szCs w:val="8"/>
              <w:lang w:val="en-GB"/>
            </w:rPr>
          </w:pPr>
        </w:p>
      </w:tc>
    </w:tr>
    <w:tr w14:paraId="3E0BA2FE">
      <w:tblPrEx>
        <w:tblBorders>
          <w:top w:val="none" w:color="auto" w:sz="0"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397" w:hRule="atLeast"/>
        <w:jc w:val="center"/>
      </w:trPr>
      <w:tc>
        <w:tcPr>
          <w:tcW w:w="1858" w:type="dxa"/>
          <w:tcBorders>
            <w:bottom w:val="single" w:color="auto" w:sz="8" w:space="0"/>
          </w:tcBorders>
          <w:noWrap w:val="0"/>
          <w:vAlign w:val="center"/>
        </w:tcPr>
        <w:p w14:paraId="2EF22C2B">
          <w:pPr>
            <w:pStyle w:val="37"/>
            <w:pBdr>
              <w:bottom w:val="none" w:color="auto" w:sz="0" w:space="0"/>
            </w:pBdr>
            <w:tabs>
              <w:tab w:val="center" w:pos="4812"/>
              <w:tab w:val="clear" w:pos="4153"/>
              <w:tab w:val="clear" w:pos="8306"/>
            </w:tabs>
            <w:wordWrap w:val="0"/>
            <w:ind w:firstLine="0"/>
            <w:jc w:val="both"/>
            <w:rPr>
              <w:rFonts w:eastAsia="宋体"/>
              <w:lang w:val="en-GB"/>
            </w:rPr>
          </w:pPr>
        </w:p>
      </w:tc>
      <w:tc>
        <w:tcPr>
          <w:tcW w:w="5733" w:type="dxa"/>
          <w:tcBorders>
            <w:bottom w:val="single" w:color="auto" w:sz="8" w:space="0"/>
          </w:tcBorders>
          <w:noWrap w:val="0"/>
          <w:vAlign w:val="center"/>
        </w:tcPr>
        <w:p w14:paraId="138E6088">
          <w:pPr>
            <w:pStyle w:val="37"/>
            <w:pBdr>
              <w:bottom w:val="none" w:color="auto" w:sz="0" w:space="0"/>
            </w:pBdr>
            <w:tabs>
              <w:tab w:val="center" w:pos="2854"/>
              <w:tab w:val="clear" w:pos="4153"/>
              <w:tab w:val="clear" w:pos="8306"/>
            </w:tabs>
            <w:ind w:firstLine="0"/>
            <w:rPr>
              <w:rFonts w:eastAsia="宋体"/>
              <w:spacing w:val="0"/>
            </w:rPr>
          </w:pPr>
        </w:p>
      </w:tc>
      <w:tc>
        <w:tcPr>
          <w:tcW w:w="2048" w:type="dxa"/>
          <w:tcBorders>
            <w:bottom w:val="single" w:color="auto" w:sz="8" w:space="0"/>
          </w:tcBorders>
          <w:noWrap w:val="0"/>
          <w:vAlign w:val="center"/>
        </w:tcPr>
        <w:p w14:paraId="6EA6CA7B">
          <w:pPr>
            <w:pStyle w:val="37"/>
            <w:pBdr>
              <w:bottom w:val="none" w:color="auto" w:sz="0" w:space="0"/>
            </w:pBdr>
            <w:tabs>
              <w:tab w:val="center" w:pos="4812"/>
              <w:tab w:val="clear" w:pos="4153"/>
              <w:tab w:val="clear" w:pos="8306"/>
            </w:tabs>
            <w:wordWrap w:val="0"/>
            <w:ind w:firstLine="0"/>
            <w:jc w:val="right"/>
            <w:rPr>
              <w:rFonts w:hint="eastAsia" w:ascii="宋体" w:hAnsi="宋体" w:eastAsia="宋体"/>
              <w:lang w:val="en-GB"/>
            </w:rPr>
          </w:pPr>
        </w:p>
      </w:tc>
    </w:tr>
  </w:tbl>
  <w:p w14:paraId="7B32AA1C">
    <w:pPr>
      <w:pStyle w:val="37"/>
      <w:pBdr>
        <w:bottom w:val="none" w:color="auto" w:sz="0" w:space="0"/>
      </w:pBdr>
      <w:tabs>
        <w:tab w:val="center" w:pos="4860"/>
        <w:tab w:val="right" w:pos="9852"/>
        <w:tab w:val="clear" w:pos="4153"/>
        <w:tab w:val="clear" w:pos="8306"/>
      </w:tabs>
      <w:adjustRightInd w:val="0"/>
      <w:ind w:firstLine="0"/>
      <w:jc w:val="both"/>
      <w:rPr>
        <w:rFonts w:hint="eastAsia"/>
        <w:lang w:val="en-G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5"/>
      <w:tblW w:w="9639" w:type="dxa"/>
      <w:jc w:val="center"/>
      <w:tblBorders>
        <w:top w:val="none" w:color="auto" w:sz="0" w:space="0"/>
        <w:left w:val="none" w:color="auto" w:sz="0" w:space="0"/>
        <w:bottom w:val="thickThin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58"/>
      <w:gridCol w:w="5733"/>
      <w:gridCol w:w="2048"/>
    </w:tblGrid>
    <w:tr w14:paraId="0A502A6A">
      <w:tblPrEx>
        <w:tblBorders>
          <w:top w:val="none" w:color="auto" w:sz="0"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397" w:hRule="atLeast"/>
        <w:jc w:val="center"/>
      </w:trPr>
      <w:tc>
        <w:tcPr>
          <w:tcW w:w="1858" w:type="dxa"/>
          <w:noWrap w:val="0"/>
          <w:vAlign w:val="center"/>
        </w:tcPr>
        <w:p w14:paraId="1075AD94">
          <w:pPr>
            <w:pStyle w:val="37"/>
            <w:pBdr>
              <w:bottom w:val="none" w:color="auto" w:sz="0" w:space="0"/>
            </w:pBdr>
            <w:tabs>
              <w:tab w:val="center" w:pos="4812"/>
              <w:tab w:val="clear" w:pos="4153"/>
              <w:tab w:val="clear" w:pos="8306"/>
            </w:tabs>
            <w:ind w:firstLine="0"/>
            <w:jc w:val="right"/>
            <w:rPr>
              <w:rFonts w:hint="eastAsia" w:eastAsia="黑体"/>
              <w:spacing w:val="0"/>
              <w:kern w:val="0"/>
              <w:sz w:val="8"/>
              <w:szCs w:val="8"/>
              <w:lang w:val="en-GB"/>
            </w:rPr>
          </w:pPr>
        </w:p>
      </w:tc>
      <w:tc>
        <w:tcPr>
          <w:tcW w:w="5733" w:type="dxa"/>
          <w:noWrap w:val="0"/>
          <w:vAlign w:val="center"/>
        </w:tcPr>
        <w:p w14:paraId="0459507A">
          <w:pPr>
            <w:pStyle w:val="37"/>
            <w:pBdr>
              <w:bottom w:val="none" w:color="auto" w:sz="0" w:space="0"/>
            </w:pBdr>
            <w:tabs>
              <w:tab w:val="left" w:pos="2840"/>
              <w:tab w:val="center" w:pos="4812"/>
              <w:tab w:val="clear" w:pos="4153"/>
              <w:tab w:val="clear" w:pos="8306"/>
            </w:tabs>
            <w:ind w:firstLine="0"/>
            <w:rPr>
              <w:rFonts w:hint="eastAsia" w:ascii="黑体" w:eastAsia="黑体"/>
              <w:sz w:val="8"/>
              <w:szCs w:val="8"/>
              <w:lang w:val="en-GB"/>
            </w:rPr>
          </w:pPr>
        </w:p>
      </w:tc>
      <w:tc>
        <w:tcPr>
          <w:tcW w:w="2048" w:type="dxa"/>
          <w:noWrap w:val="0"/>
          <w:vAlign w:val="center"/>
        </w:tcPr>
        <w:p w14:paraId="3D62966F">
          <w:pPr>
            <w:pStyle w:val="37"/>
            <w:pBdr>
              <w:bottom w:val="none" w:color="auto" w:sz="0" w:space="0"/>
            </w:pBdr>
            <w:tabs>
              <w:tab w:val="center" w:pos="4812"/>
              <w:tab w:val="clear" w:pos="4153"/>
              <w:tab w:val="clear" w:pos="8306"/>
            </w:tabs>
            <w:ind w:firstLine="0"/>
            <w:jc w:val="both"/>
            <w:rPr>
              <w:rFonts w:hint="eastAsia"/>
              <w:sz w:val="8"/>
              <w:szCs w:val="8"/>
              <w:lang w:val="en-GB"/>
            </w:rPr>
          </w:pPr>
        </w:p>
      </w:tc>
    </w:tr>
    <w:tr w14:paraId="0B32D321">
      <w:tblPrEx>
        <w:tblBorders>
          <w:top w:val="none" w:color="auto" w:sz="0"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397" w:hRule="atLeast"/>
        <w:jc w:val="center"/>
      </w:trPr>
      <w:tc>
        <w:tcPr>
          <w:tcW w:w="1858" w:type="dxa"/>
          <w:tcBorders>
            <w:bottom w:val="single" w:color="auto" w:sz="8" w:space="0"/>
          </w:tcBorders>
          <w:noWrap w:val="0"/>
          <w:vAlign w:val="center"/>
        </w:tcPr>
        <w:p w14:paraId="5609CD1E">
          <w:pPr>
            <w:pStyle w:val="37"/>
            <w:pBdr>
              <w:bottom w:val="none" w:color="auto" w:sz="0" w:space="0"/>
            </w:pBdr>
            <w:tabs>
              <w:tab w:val="center" w:pos="4812"/>
              <w:tab w:val="clear" w:pos="4153"/>
              <w:tab w:val="clear" w:pos="8306"/>
            </w:tabs>
            <w:wordWrap w:val="0"/>
            <w:ind w:firstLine="0"/>
            <w:jc w:val="both"/>
            <w:rPr>
              <w:rFonts w:eastAsia="宋体"/>
              <w:lang w:val="en-GB"/>
            </w:rPr>
          </w:pPr>
        </w:p>
      </w:tc>
      <w:tc>
        <w:tcPr>
          <w:tcW w:w="5733" w:type="dxa"/>
          <w:tcBorders>
            <w:bottom w:val="single" w:color="auto" w:sz="8" w:space="0"/>
          </w:tcBorders>
          <w:noWrap w:val="0"/>
          <w:vAlign w:val="center"/>
        </w:tcPr>
        <w:p w14:paraId="391A2CBE">
          <w:pPr>
            <w:pStyle w:val="37"/>
            <w:pBdr>
              <w:bottom w:val="none" w:color="auto" w:sz="0" w:space="0"/>
            </w:pBdr>
            <w:tabs>
              <w:tab w:val="center" w:pos="2854"/>
              <w:tab w:val="clear" w:pos="4153"/>
              <w:tab w:val="clear" w:pos="8306"/>
            </w:tabs>
            <w:ind w:firstLine="0"/>
            <w:rPr>
              <w:rFonts w:hint="eastAsia" w:ascii="宋体" w:hAnsi="宋体" w:eastAsia="宋体"/>
              <w:bCs/>
              <w:lang w:val="en-GB"/>
            </w:rPr>
          </w:pPr>
        </w:p>
      </w:tc>
      <w:tc>
        <w:tcPr>
          <w:tcW w:w="2048" w:type="dxa"/>
          <w:tcBorders>
            <w:bottom w:val="single" w:color="auto" w:sz="8" w:space="0"/>
          </w:tcBorders>
          <w:noWrap w:val="0"/>
          <w:vAlign w:val="center"/>
        </w:tcPr>
        <w:p w14:paraId="2437EDBF">
          <w:pPr>
            <w:pStyle w:val="37"/>
            <w:pBdr>
              <w:bottom w:val="none" w:color="auto" w:sz="0" w:space="0"/>
            </w:pBdr>
            <w:tabs>
              <w:tab w:val="center" w:pos="4812"/>
              <w:tab w:val="clear" w:pos="4153"/>
              <w:tab w:val="clear" w:pos="8306"/>
            </w:tabs>
            <w:wordWrap w:val="0"/>
            <w:ind w:firstLine="0"/>
            <w:jc w:val="right"/>
            <w:rPr>
              <w:rFonts w:hint="eastAsia" w:ascii="宋体" w:hAnsi="宋体" w:eastAsia="宋体"/>
              <w:lang w:val="en-GB"/>
            </w:rPr>
          </w:pPr>
        </w:p>
      </w:tc>
    </w:tr>
  </w:tbl>
  <w:p w14:paraId="41658D31">
    <w:pPr>
      <w:pStyle w:val="37"/>
      <w:pBdr>
        <w:bottom w:val="none" w:color="auto" w:sz="0" w:space="0"/>
      </w:pBdr>
      <w:tabs>
        <w:tab w:val="center" w:pos="4860"/>
        <w:tab w:val="right" w:pos="9852"/>
        <w:tab w:val="clear" w:pos="4153"/>
        <w:tab w:val="clear" w:pos="8306"/>
      </w:tabs>
      <w:adjustRightInd w:val="0"/>
      <w:ind w:firstLine="0"/>
      <w:jc w:val="both"/>
      <w:rPr>
        <w:rFonts w:hint="eastAsia"/>
        <w:lang w:val="en-GB"/>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9B9B8">
    <w:pPr>
      <w:pStyle w:val="37"/>
      <w:pBdr>
        <w:bottom w:val="single" w:color="auto" w:sz="4" w:space="0"/>
      </w:pBdr>
      <w:tabs>
        <w:tab w:val="center" w:pos="4860"/>
        <w:tab w:val="right" w:pos="9852"/>
        <w:tab w:val="clear" w:pos="4153"/>
        <w:tab w:val="clear" w:pos="8306"/>
      </w:tabs>
      <w:adjustRightInd w:val="0"/>
      <w:ind w:firstLine="0"/>
    </w:pPr>
  </w:p>
  <w:p w14:paraId="09709B24">
    <w:pPr>
      <w:pStyle w:val="37"/>
      <w:pBdr>
        <w:bottom w:val="single" w:color="auto" w:sz="4" w:space="0"/>
      </w:pBdr>
      <w:tabs>
        <w:tab w:val="center" w:pos="4860"/>
        <w:tab w:val="right" w:pos="9852"/>
        <w:tab w:val="clear" w:pos="4153"/>
        <w:tab w:val="clear" w:pos="8306"/>
      </w:tabs>
      <w:adjustRightInd w:val="0"/>
      <w:ind w:firstLine="0"/>
    </w:pPr>
  </w:p>
  <w:p w14:paraId="43330275">
    <w:pPr>
      <w:pStyle w:val="37"/>
      <w:pBdr>
        <w:bottom w:val="single" w:color="auto" w:sz="4" w:space="0"/>
      </w:pBdr>
      <w:tabs>
        <w:tab w:val="center" w:pos="4860"/>
        <w:tab w:val="right" w:pos="9852"/>
        <w:tab w:val="clear" w:pos="4153"/>
        <w:tab w:val="clear" w:pos="8306"/>
      </w:tabs>
      <w:adjustRightInd w:val="0"/>
      <w:ind w:firstLine="0"/>
    </w:pPr>
  </w:p>
  <w:p w14:paraId="6D2F312A">
    <w:pPr>
      <w:pStyle w:val="37"/>
      <w:pBdr>
        <w:bottom w:val="single" w:color="auto" w:sz="4" w:space="0"/>
      </w:pBdr>
      <w:tabs>
        <w:tab w:val="center" w:pos="4860"/>
        <w:tab w:val="right" w:pos="9852"/>
        <w:tab w:val="clear" w:pos="4153"/>
        <w:tab w:val="clear" w:pos="8306"/>
      </w:tabs>
      <w:adjustRightInd w:val="0"/>
      <w:ind w:firstLine="0"/>
    </w:pPr>
  </w:p>
  <w:p w14:paraId="069D9909">
    <w:pPr>
      <w:pStyle w:val="37"/>
      <w:pBdr>
        <w:bottom w:val="single" w:color="auto" w:sz="4" w:space="0"/>
      </w:pBdr>
      <w:tabs>
        <w:tab w:val="center" w:pos="4860"/>
        <w:tab w:val="right" w:pos="9852"/>
        <w:tab w:val="clear" w:pos="4153"/>
        <w:tab w:val="clear" w:pos="8306"/>
      </w:tabs>
      <w:adjustRightInd w:val="0"/>
      <w:ind w:firstLine="0"/>
      <w:rPr>
        <w:rFonts w:hint="eastAsia"/>
        <w:lang w:val="en-GB"/>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5"/>
      <w:tblW w:w="9639" w:type="dxa"/>
      <w:jc w:val="center"/>
      <w:tblBorders>
        <w:top w:val="none" w:color="auto" w:sz="0" w:space="0"/>
        <w:left w:val="none" w:color="auto" w:sz="0" w:space="0"/>
        <w:bottom w:val="thickThin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58"/>
      <w:gridCol w:w="5733"/>
      <w:gridCol w:w="2048"/>
    </w:tblGrid>
    <w:tr w14:paraId="36982BCC">
      <w:tblPrEx>
        <w:tblBorders>
          <w:top w:val="none" w:color="auto" w:sz="0"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58" w:type="dxa"/>
          <w:noWrap w:val="0"/>
          <w:vAlign w:val="center"/>
        </w:tcPr>
        <w:p w14:paraId="45E3AA0E">
          <w:pPr>
            <w:pStyle w:val="37"/>
            <w:pBdr>
              <w:bottom w:val="none" w:color="auto" w:sz="0" w:space="0"/>
            </w:pBdr>
            <w:tabs>
              <w:tab w:val="center" w:pos="4812"/>
              <w:tab w:val="clear" w:pos="4153"/>
              <w:tab w:val="clear" w:pos="8306"/>
            </w:tabs>
            <w:ind w:firstLine="0"/>
            <w:jc w:val="right"/>
            <w:rPr>
              <w:rFonts w:hint="eastAsia" w:eastAsia="黑体"/>
              <w:spacing w:val="0"/>
              <w:kern w:val="0"/>
              <w:sz w:val="8"/>
              <w:szCs w:val="8"/>
              <w:lang w:val="en-GB"/>
            </w:rPr>
          </w:pPr>
        </w:p>
      </w:tc>
      <w:tc>
        <w:tcPr>
          <w:tcW w:w="5733" w:type="dxa"/>
          <w:noWrap w:val="0"/>
          <w:vAlign w:val="center"/>
        </w:tcPr>
        <w:p w14:paraId="17EAB60B">
          <w:pPr>
            <w:pStyle w:val="37"/>
            <w:pBdr>
              <w:bottom w:val="none" w:color="auto" w:sz="0" w:space="0"/>
            </w:pBdr>
            <w:tabs>
              <w:tab w:val="left" w:pos="2840"/>
              <w:tab w:val="center" w:pos="4812"/>
              <w:tab w:val="clear" w:pos="4153"/>
              <w:tab w:val="clear" w:pos="8306"/>
            </w:tabs>
            <w:ind w:firstLine="0"/>
            <w:rPr>
              <w:rFonts w:hint="eastAsia" w:ascii="黑体" w:eastAsia="黑体"/>
              <w:sz w:val="8"/>
              <w:szCs w:val="8"/>
              <w:lang w:val="en-GB"/>
            </w:rPr>
          </w:pPr>
        </w:p>
      </w:tc>
      <w:tc>
        <w:tcPr>
          <w:tcW w:w="2048" w:type="dxa"/>
          <w:noWrap w:val="0"/>
          <w:vAlign w:val="center"/>
        </w:tcPr>
        <w:p w14:paraId="606792C5">
          <w:pPr>
            <w:pStyle w:val="37"/>
            <w:pBdr>
              <w:bottom w:val="none" w:color="auto" w:sz="0" w:space="0"/>
            </w:pBdr>
            <w:tabs>
              <w:tab w:val="center" w:pos="4812"/>
              <w:tab w:val="clear" w:pos="4153"/>
              <w:tab w:val="clear" w:pos="8306"/>
            </w:tabs>
            <w:ind w:firstLine="0"/>
            <w:jc w:val="both"/>
            <w:rPr>
              <w:rFonts w:hint="eastAsia"/>
              <w:sz w:val="8"/>
              <w:szCs w:val="8"/>
              <w:lang w:val="en-GB"/>
            </w:rPr>
          </w:pPr>
        </w:p>
      </w:tc>
    </w:tr>
    <w:tr w14:paraId="443B27CB">
      <w:tblPrEx>
        <w:tblBorders>
          <w:top w:val="none" w:color="auto" w:sz="0"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58" w:type="dxa"/>
          <w:tcBorders>
            <w:bottom w:val="single" w:color="auto" w:sz="8" w:space="0"/>
          </w:tcBorders>
          <w:noWrap w:val="0"/>
          <w:vAlign w:val="center"/>
        </w:tcPr>
        <w:p w14:paraId="36032B8E">
          <w:pPr>
            <w:pStyle w:val="37"/>
            <w:pBdr>
              <w:bottom w:val="none" w:color="auto" w:sz="0" w:space="0"/>
            </w:pBdr>
            <w:tabs>
              <w:tab w:val="center" w:pos="4812"/>
              <w:tab w:val="clear" w:pos="4153"/>
              <w:tab w:val="clear" w:pos="8306"/>
            </w:tabs>
            <w:wordWrap w:val="0"/>
            <w:ind w:firstLine="0"/>
            <w:jc w:val="both"/>
            <w:rPr>
              <w:rFonts w:eastAsia="宋体"/>
              <w:lang w:val="en-GB"/>
            </w:rPr>
          </w:pPr>
        </w:p>
      </w:tc>
      <w:tc>
        <w:tcPr>
          <w:tcW w:w="5733" w:type="dxa"/>
          <w:tcBorders>
            <w:bottom w:val="single" w:color="auto" w:sz="8" w:space="0"/>
          </w:tcBorders>
          <w:noWrap w:val="0"/>
          <w:vAlign w:val="center"/>
        </w:tcPr>
        <w:p w14:paraId="1E2A1CB9">
          <w:pPr>
            <w:pStyle w:val="37"/>
            <w:pBdr>
              <w:bottom w:val="none" w:color="auto" w:sz="0" w:space="0"/>
            </w:pBdr>
            <w:tabs>
              <w:tab w:val="center" w:pos="2854"/>
              <w:tab w:val="clear" w:pos="4153"/>
              <w:tab w:val="clear" w:pos="8306"/>
            </w:tabs>
            <w:ind w:firstLine="0"/>
            <w:rPr>
              <w:rFonts w:eastAsia="宋体"/>
              <w:spacing w:val="0"/>
            </w:rPr>
          </w:pPr>
        </w:p>
      </w:tc>
      <w:tc>
        <w:tcPr>
          <w:tcW w:w="2048" w:type="dxa"/>
          <w:tcBorders>
            <w:bottom w:val="single" w:color="auto" w:sz="8" w:space="0"/>
          </w:tcBorders>
          <w:noWrap w:val="0"/>
          <w:vAlign w:val="center"/>
        </w:tcPr>
        <w:p w14:paraId="2FBBE377">
          <w:pPr>
            <w:pStyle w:val="37"/>
            <w:pBdr>
              <w:bottom w:val="none" w:color="auto" w:sz="0" w:space="0"/>
            </w:pBdr>
            <w:tabs>
              <w:tab w:val="center" w:pos="4812"/>
              <w:tab w:val="clear" w:pos="4153"/>
              <w:tab w:val="clear" w:pos="8306"/>
            </w:tabs>
            <w:wordWrap w:val="0"/>
            <w:ind w:firstLine="0"/>
            <w:jc w:val="right"/>
            <w:rPr>
              <w:rFonts w:hint="eastAsia" w:ascii="宋体" w:hAnsi="宋体" w:eastAsia="宋体"/>
              <w:lang w:val="en-GB"/>
            </w:rPr>
          </w:pPr>
        </w:p>
      </w:tc>
    </w:tr>
  </w:tbl>
  <w:p w14:paraId="0BA94071">
    <w:pPr>
      <w:pStyle w:val="37"/>
      <w:pBdr>
        <w:bottom w:val="none" w:color="auto" w:sz="0" w:space="0"/>
      </w:pBdr>
      <w:tabs>
        <w:tab w:val="center" w:pos="4860"/>
        <w:tab w:val="right" w:pos="9852"/>
        <w:tab w:val="clear" w:pos="4153"/>
        <w:tab w:val="clear" w:pos="8306"/>
      </w:tabs>
      <w:adjustRightInd w:val="0"/>
      <w:ind w:firstLine="0"/>
      <w:jc w:val="both"/>
      <w:rPr>
        <w:rFonts w:hint="eastAsia"/>
        <w:lang w:val="en-G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3"/>
    <w:multiLevelType w:val="singleLevel"/>
    <w:tmpl w:val="FFFFFF83"/>
    <w:lvl w:ilvl="0" w:tentative="0">
      <w:start w:val="1"/>
      <w:numFmt w:val="bullet"/>
      <w:pStyle w:val="27"/>
      <w:lvlText w:val=""/>
      <w:lvlJc w:val="left"/>
      <w:pPr>
        <w:tabs>
          <w:tab w:val="left" w:pos="780"/>
        </w:tabs>
        <w:ind w:left="780" w:hanging="360"/>
      </w:pPr>
      <w:rPr>
        <w:rFonts w:hint="default" w:ascii="Wingdings" w:hAnsi="Wingdings"/>
      </w:rPr>
    </w:lvl>
  </w:abstractNum>
  <w:abstractNum w:abstractNumId="1">
    <w:nsid w:val="10071CED"/>
    <w:multiLevelType w:val="multilevel"/>
    <w:tmpl w:val="10071CED"/>
    <w:lvl w:ilvl="0" w:tentative="0">
      <w:start w:val="1"/>
      <w:numFmt w:val="none"/>
      <w:pStyle w:val="185"/>
      <w:lvlText w:val="Abstract:"/>
      <w:lvlJc w:val="left"/>
      <w:pPr>
        <w:tabs>
          <w:tab w:val="left" w:pos="1080"/>
        </w:tabs>
        <w:ind w:left="360" w:hanging="360"/>
      </w:pPr>
      <w:rPr>
        <w:rFonts w:hint="default" w:ascii="Arial" w:hAnsi="Arial"/>
        <w:b/>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28FD2DA3"/>
    <w:multiLevelType w:val="multilevel"/>
    <w:tmpl w:val="28FD2DA3"/>
    <w:lvl w:ilvl="0" w:tentative="0">
      <w:start w:val="1"/>
      <w:numFmt w:val="decimal"/>
      <w:pStyle w:val="362"/>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Restart w:val="0"/>
      <w:lvlText w:val="%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32C27D2C"/>
    <w:multiLevelType w:val="multilevel"/>
    <w:tmpl w:val="32C27D2C"/>
    <w:lvl w:ilvl="0" w:tentative="0">
      <w:start w:val="1"/>
      <w:numFmt w:val="decimal"/>
      <w:pStyle w:val="218"/>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3A877D64"/>
    <w:multiLevelType w:val="singleLevel"/>
    <w:tmpl w:val="3A877D64"/>
    <w:lvl w:ilvl="0" w:tentative="0">
      <w:start w:val="1"/>
      <w:numFmt w:val="decimal"/>
      <w:pStyle w:val="475"/>
      <w:lvlText w:val="[%1]"/>
      <w:lvlJc w:val="left"/>
      <w:pPr>
        <w:tabs>
          <w:tab w:val="left" w:pos="360"/>
        </w:tabs>
        <w:ind w:left="360" w:hanging="360"/>
      </w:pPr>
    </w:lvl>
  </w:abstractNum>
  <w:abstractNum w:abstractNumId="5">
    <w:nsid w:val="448BA0ED"/>
    <w:multiLevelType w:val="singleLevel"/>
    <w:tmpl w:val="448BA0ED"/>
    <w:lvl w:ilvl="0" w:tentative="0">
      <w:start w:val="1"/>
      <w:numFmt w:val="decimal"/>
      <w:lvlText w:val="[%1]"/>
      <w:lvlJc w:val="left"/>
      <w:pPr>
        <w:tabs>
          <w:tab w:val="left" w:pos="312"/>
        </w:tabs>
      </w:pPr>
    </w:lvl>
  </w:abstractNum>
  <w:abstractNum w:abstractNumId="6">
    <w:nsid w:val="44DB54CE"/>
    <w:multiLevelType w:val="multilevel"/>
    <w:tmpl w:val="44DB54CE"/>
    <w:lvl w:ilvl="0" w:tentative="0">
      <w:start w:val="1"/>
      <w:numFmt w:val="none"/>
      <w:pStyle w:val="184"/>
      <w:lvlText w:val="key words: "/>
      <w:lvlJc w:val="left"/>
      <w:pPr>
        <w:tabs>
          <w:tab w:val="left" w:pos="1080"/>
        </w:tabs>
        <w:ind w:left="360" w:hanging="360"/>
      </w:pPr>
      <w:rPr>
        <w:rFonts w:hint="default" w:ascii="Arial" w:hAnsi="Arial"/>
        <w:b/>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63591C70"/>
    <w:multiLevelType w:val="multilevel"/>
    <w:tmpl w:val="63591C70"/>
    <w:lvl w:ilvl="0" w:tentative="0">
      <w:start w:val="1"/>
      <w:numFmt w:val="decimal"/>
      <w:pStyle w:val="386"/>
      <w:lvlText w:val="%1"/>
      <w:lvlJc w:val="left"/>
      <w:pPr>
        <w:tabs>
          <w:tab w:val="left" w:pos="432"/>
        </w:tabs>
        <w:ind w:left="432" w:hanging="432"/>
      </w:pPr>
      <w:rPr>
        <w:rFonts w:hint="eastAsia" w:ascii="Times New Roman" w:hAnsi="Times New Roman" w:cs="Times New Roman"/>
      </w:rPr>
    </w:lvl>
    <w:lvl w:ilvl="1" w:tentative="0">
      <w:start w:val="1"/>
      <w:numFmt w:val="decimal"/>
      <w:lvlText w:val="%1.%2"/>
      <w:lvlJc w:val="left"/>
      <w:pPr>
        <w:tabs>
          <w:tab w:val="left" w:pos="576"/>
        </w:tabs>
        <w:ind w:left="576" w:hanging="576"/>
      </w:pPr>
      <w:rPr>
        <w:rFonts w:hint="eastAsia" w:ascii="Times New Roman" w:hAnsi="Times New Roman" w:cs="Times New Roman"/>
      </w:rPr>
    </w:lvl>
    <w:lvl w:ilvl="2" w:tentative="0">
      <w:start w:val="1"/>
      <w:numFmt w:val="decimal"/>
      <w:lvlText w:val="%1.%2.%3"/>
      <w:lvlJc w:val="left"/>
      <w:pPr>
        <w:tabs>
          <w:tab w:val="left" w:pos="720"/>
        </w:tabs>
        <w:ind w:left="720" w:hanging="720"/>
      </w:pPr>
      <w:rPr>
        <w:rFonts w:hint="eastAsia" w:ascii="Times New Roman" w:hAnsi="Times New Roman" w:cs="Times New Roman"/>
      </w:rPr>
    </w:lvl>
    <w:lvl w:ilvl="3" w:tentative="0">
      <w:start w:val="1"/>
      <w:numFmt w:val="decimal"/>
      <w:pStyle w:val="401"/>
      <w:lvlText w:val="%1.%2.%3.%4"/>
      <w:lvlJc w:val="left"/>
      <w:pPr>
        <w:tabs>
          <w:tab w:val="left" w:pos="864"/>
        </w:tabs>
        <w:ind w:left="864" w:hanging="864"/>
      </w:pPr>
      <w:rPr>
        <w:rFonts w:hint="eastAsia" w:ascii="Times New Roman" w:hAnsi="Times New Roman" w:cs="Times New Roman"/>
      </w:rPr>
    </w:lvl>
    <w:lvl w:ilvl="4" w:tentative="0">
      <w:start w:val="1"/>
      <w:numFmt w:val="decimal"/>
      <w:pStyle w:val="402"/>
      <w:lvlText w:val="%1.%2.%3.%4.%5"/>
      <w:lvlJc w:val="left"/>
      <w:pPr>
        <w:tabs>
          <w:tab w:val="left" w:pos="1008"/>
        </w:tabs>
        <w:ind w:left="1008" w:hanging="1008"/>
      </w:pPr>
      <w:rPr>
        <w:rFonts w:hint="eastAsia" w:ascii="Times New Roman" w:hAnsi="Times New Roman" w:cs="Times New Roman"/>
      </w:rPr>
    </w:lvl>
    <w:lvl w:ilvl="5" w:tentative="0">
      <w:start w:val="1"/>
      <w:numFmt w:val="decimal"/>
      <w:lvlText w:val="%1.%2.%3.%4.%5.%6"/>
      <w:lvlJc w:val="left"/>
      <w:pPr>
        <w:tabs>
          <w:tab w:val="left" w:pos="1152"/>
        </w:tabs>
        <w:ind w:left="1152" w:hanging="1152"/>
      </w:pPr>
      <w:rPr>
        <w:rFonts w:hint="eastAsia" w:ascii="Times New Roman" w:hAnsi="Times New Roman" w:cs="Times New Roman"/>
      </w:rPr>
    </w:lvl>
    <w:lvl w:ilvl="6" w:tentative="0">
      <w:start w:val="1"/>
      <w:numFmt w:val="decimal"/>
      <w:lvlText w:val="%1.%2.%3.%4.%5.%6.%7"/>
      <w:lvlJc w:val="left"/>
      <w:pPr>
        <w:tabs>
          <w:tab w:val="left" w:pos="1296"/>
        </w:tabs>
        <w:ind w:left="1296" w:hanging="1296"/>
      </w:pPr>
      <w:rPr>
        <w:rFonts w:hint="eastAsia" w:ascii="Times New Roman" w:hAnsi="Times New Roman" w:cs="Times New Roman"/>
      </w:rPr>
    </w:lvl>
    <w:lvl w:ilvl="7" w:tentative="0">
      <w:start w:val="1"/>
      <w:numFmt w:val="decimal"/>
      <w:lvlText w:val="%1.%2.%3.%4.%5.%6.%7.%8"/>
      <w:lvlJc w:val="left"/>
      <w:pPr>
        <w:tabs>
          <w:tab w:val="left" w:pos="1440"/>
        </w:tabs>
        <w:ind w:left="1440" w:hanging="1440"/>
      </w:pPr>
      <w:rPr>
        <w:rFonts w:hint="eastAsia" w:ascii="Times New Roman" w:hAnsi="Times New Roman" w:cs="Times New Roman"/>
      </w:rPr>
    </w:lvl>
    <w:lvl w:ilvl="8" w:tentative="0">
      <w:start w:val="1"/>
      <w:numFmt w:val="decimal"/>
      <w:lvlText w:val="%1.%2.%3.%4.%5.%6.%7.%8.%9"/>
      <w:lvlJc w:val="left"/>
      <w:pPr>
        <w:tabs>
          <w:tab w:val="left" w:pos="1584"/>
        </w:tabs>
        <w:ind w:left="1584" w:hanging="1584"/>
      </w:pPr>
      <w:rPr>
        <w:rFonts w:hint="eastAsia" w:ascii="Times New Roman" w:hAnsi="Times New Roman" w:cs="Times New Roman"/>
      </w:rPr>
    </w:lvl>
  </w:abstractNum>
  <w:abstractNum w:abstractNumId="8">
    <w:nsid w:val="664B0F7A"/>
    <w:multiLevelType w:val="multilevel"/>
    <w:tmpl w:val="664B0F7A"/>
    <w:lvl w:ilvl="0" w:tentative="0">
      <w:start w:val="1"/>
      <w:numFmt w:val="decimal"/>
      <w:pStyle w:val="78"/>
      <w:lvlText w:val="[%1]"/>
      <w:lvlJc w:val="left"/>
      <w:pPr>
        <w:tabs>
          <w:tab w:val="left" w:pos="454"/>
        </w:tabs>
        <w:ind w:left="454" w:hanging="45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78F64575"/>
    <w:multiLevelType w:val="multilevel"/>
    <w:tmpl w:val="78F64575"/>
    <w:lvl w:ilvl="0" w:tentative="0">
      <w:start w:val="1"/>
      <w:numFmt w:val="decimal"/>
      <w:pStyle w:val="231"/>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7CC6116B"/>
    <w:multiLevelType w:val="multilevel"/>
    <w:tmpl w:val="7CC6116B"/>
    <w:lvl w:ilvl="0" w:tentative="0">
      <w:start w:val="1"/>
      <w:numFmt w:val="decimal"/>
      <w:pStyle w:val="379"/>
      <w:lvlText w:val="%1)"/>
      <w:lvlJc w:val="left"/>
      <w:pPr>
        <w:tabs>
          <w:tab w:val="left" w:pos="0"/>
        </w:tabs>
      </w:pPr>
      <w:rPr>
        <w:rFonts w:hint="eastAsia" w:ascii="Times New Roman" w:hAnsi="Times New Roman" w:cs="Times New Roman"/>
      </w:rPr>
    </w:lvl>
    <w:lvl w:ilvl="1" w:tentative="0">
      <w:start w:val="1"/>
      <w:numFmt w:val="decimal"/>
      <w:lvlText w:val="(%2)"/>
      <w:lvlJc w:val="left"/>
      <w:pPr>
        <w:tabs>
          <w:tab w:val="left" w:pos="1400"/>
        </w:tabs>
        <w:ind w:left="1400" w:hanging="420"/>
      </w:pPr>
      <w:rPr>
        <w:rFonts w:hint="eastAsia" w:ascii="Times New Roman" w:hAnsi="Times New Roman" w:cs="Times New Roman"/>
      </w:rPr>
    </w:lvl>
    <w:lvl w:ilvl="2" w:tentative="0">
      <w:start w:val="1"/>
      <w:numFmt w:val="decimal"/>
      <w:lvlText w:val="%3）"/>
      <w:lvlJc w:val="left"/>
      <w:pPr>
        <w:tabs>
          <w:tab w:val="left" w:pos="2120"/>
        </w:tabs>
        <w:ind w:left="2120" w:hanging="720"/>
      </w:pPr>
      <w:rPr>
        <w:rFonts w:hint="eastAsia" w:ascii="Times New Roman" w:hAnsi="Times New Roman" w:cs="Times New Roman"/>
      </w:rPr>
    </w:lvl>
    <w:lvl w:ilvl="3" w:tentative="0">
      <w:start w:val="1"/>
      <w:numFmt w:val="decimal"/>
      <w:lvlText w:val="%4."/>
      <w:lvlJc w:val="left"/>
      <w:pPr>
        <w:tabs>
          <w:tab w:val="left" w:pos="2240"/>
        </w:tabs>
        <w:ind w:left="2240" w:hanging="420"/>
      </w:pPr>
      <w:rPr>
        <w:rFonts w:ascii="Times New Roman" w:hAnsi="Times New Roman" w:cs="Times New Roman"/>
      </w:rPr>
    </w:lvl>
    <w:lvl w:ilvl="4" w:tentative="0">
      <w:start w:val="1"/>
      <w:numFmt w:val="lowerLetter"/>
      <w:lvlText w:val="%5)"/>
      <w:lvlJc w:val="left"/>
      <w:pPr>
        <w:tabs>
          <w:tab w:val="left" w:pos="2660"/>
        </w:tabs>
        <w:ind w:left="2660" w:hanging="420"/>
      </w:pPr>
      <w:rPr>
        <w:rFonts w:ascii="Times New Roman" w:hAnsi="Times New Roman" w:cs="Times New Roman"/>
      </w:rPr>
    </w:lvl>
    <w:lvl w:ilvl="5" w:tentative="0">
      <w:start w:val="1"/>
      <w:numFmt w:val="lowerRoman"/>
      <w:lvlText w:val="%6."/>
      <w:lvlJc w:val="right"/>
      <w:pPr>
        <w:tabs>
          <w:tab w:val="left" w:pos="3080"/>
        </w:tabs>
        <w:ind w:left="3080" w:hanging="420"/>
      </w:pPr>
      <w:rPr>
        <w:rFonts w:ascii="Times New Roman" w:hAnsi="Times New Roman" w:cs="Times New Roman"/>
      </w:rPr>
    </w:lvl>
    <w:lvl w:ilvl="6" w:tentative="0">
      <w:start w:val="1"/>
      <w:numFmt w:val="decimal"/>
      <w:lvlText w:val="%7."/>
      <w:lvlJc w:val="left"/>
      <w:pPr>
        <w:tabs>
          <w:tab w:val="left" w:pos="3500"/>
        </w:tabs>
        <w:ind w:left="3500" w:hanging="420"/>
      </w:pPr>
      <w:rPr>
        <w:rFonts w:ascii="Times New Roman" w:hAnsi="Times New Roman" w:cs="Times New Roman"/>
      </w:rPr>
    </w:lvl>
    <w:lvl w:ilvl="7" w:tentative="0">
      <w:start w:val="1"/>
      <w:numFmt w:val="lowerLetter"/>
      <w:lvlText w:val="%8)"/>
      <w:lvlJc w:val="left"/>
      <w:pPr>
        <w:tabs>
          <w:tab w:val="left" w:pos="3920"/>
        </w:tabs>
        <w:ind w:left="3920" w:hanging="420"/>
      </w:pPr>
      <w:rPr>
        <w:rFonts w:ascii="Times New Roman" w:hAnsi="Times New Roman" w:cs="Times New Roman"/>
      </w:rPr>
    </w:lvl>
    <w:lvl w:ilvl="8" w:tentative="0">
      <w:start w:val="1"/>
      <w:numFmt w:val="lowerRoman"/>
      <w:lvlText w:val="%9."/>
      <w:lvlJc w:val="right"/>
      <w:pPr>
        <w:tabs>
          <w:tab w:val="left" w:pos="4340"/>
        </w:tabs>
        <w:ind w:left="4340" w:hanging="420"/>
      </w:pPr>
      <w:rPr>
        <w:rFonts w:ascii="Times New Roman" w:hAnsi="Times New Roman" w:cs="Times New Roman"/>
      </w:rPr>
    </w:lvl>
  </w:abstractNum>
  <w:abstractNum w:abstractNumId="11">
    <w:nsid w:val="7D447A9C"/>
    <w:multiLevelType w:val="multilevel"/>
    <w:tmpl w:val="7D447A9C"/>
    <w:lvl w:ilvl="0" w:tentative="0">
      <w:start w:val="1"/>
      <w:numFmt w:val="none"/>
      <w:pStyle w:val="349"/>
      <w:lvlText w:val="摘  要："/>
      <w:lvlJc w:val="left"/>
      <w:pPr>
        <w:tabs>
          <w:tab w:val="left" w:pos="720"/>
        </w:tabs>
        <w:ind w:left="420" w:hanging="420"/>
      </w:pPr>
      <w:rPr>
        <w:rFonts w:hint="eastAsia" w:eastAsia="黑体"/>
        <w:b/>
        <w:i w:val="0"/>
        <w:sz w:val="18"/>
      </w:rPr>
    </w:lvl>
    <w:lvl w:ilvl="1" w:tentative="0">
      <w:start w:val="1"/>
      <w:numFmt w:val="none"/>
      <w:lvlText w:val="关键词："/>
      <w:lvlJc w:val="left"/>
      <w:pPr>
        <w:tabs>
          <w:tab w:val="left" w:pos="1500"/>
        </w:tabs>
        <w:ind w:left="840" w:hanging="420"/>
      </w:pPr>
      <w:rPr>
        <w:rFonts w:hint="eastAsia" w:eastAsia="黑体"/>
        <w:b/>
        <w:i w:val="0"/>
        <w:sz w:val="18"/>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0"/>
  </w:num>
  <w:num w:numId="2">
    <w:abstractNumId w:val="8"/>
  </w:num>
  <w:num w:numId="3">
    <w:abstractNumId w:val="6"/>
  </w:num>
  <w:num w:numId="4">
    <w:abstractNumId w:val="1"/>
  </w:num>
  <w:num w:numId="5">
    <w:abstractNumId w:val="3"/>
  </w:num>
  <w:num w:numId="6">
    <w:abstractNumId w:val="9"/>
  </w:num>
  <w:num w:numId="7">
    <w:abstractNumId w:val="11"/>
  </w:num>
  <w:num w:numId="8">
    <w:abstractNumId w:val="2"/>
  </w:num>
  <w:num w:numId="9">
    <w:abstractNumId w:val="10"/>
  </w:num>
  <w:num w:numId="10">
    <w:abstractNumId w:val="7"/>
  </w:num>
  <w:num w:numId="11">
    <w:abstractNumId w:val="4"/>
  </w:num>
  <w:num w:numId="12">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001">
    <w15:presenceInfo w15:providerId="None" w15:userId="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hyphenationZone w:val="357"/>
  <w:doNotHyphenateCaps/>
  <w:drawingGridHorizontalSpacing w:val="209"/>
  <w:drawingGridVerticalSpacing w:val="159"/>
  <w:displayHorizontalDrawingGridEvery w:val="0"/>
  <w:displayVerticalDrawingGridEvery w:val="2"/>
  <w:doNotShadeFormData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0MzJhOTVjZWIxYTA3Njk5MWVmMTVkYWEwNDA2MWMifQ=="/>
  </w:docVars>
  <w:rsids>
    <w:rsidRoot w:val="00871094"/>
    <w:rsid w:val="00000607"/>
    <w:rsid w:val="000024F5"/>
    <w:rsid w:val="000034B0"/>
    <w:rsid w:val="000046D9"/>
    <w:rsid w:val="000054CA"/>
    <w:rsid w:val="00006065"/>
    <w:rsid w:val="00006066"/>
    <w:rsid w:val="000060C6"/>
    <w:rsid w:val="00010823"/>
    <w:rsid w:val="000114D0"/>
    <w:rsid w:val="0001205B"/>
    <w:rsid w:val="0001332E"/>
    <w:rsid w:val="00013386"/>
    <w:rsid w:val="00013831"/>
    <w:rsid w:val="00014184"/>
    <w:rsid w:val="00014F9A"/>
    <w:rsid w:val="00016A69"/>
    <w:rsid w:val="000177CB"/>
    <w:rsid w:val="000201FD"/>
    <w:rsid w:val="000207FA"/>
    <w:rsid w:val="00022FFF"/>
    <w:rsid w:val="000230EE"/>
    <w:rsid w:val="00023840"/>
    <w:rsid w:val="00024759"/>
    <w:rsid w:val="00024E7B"/>
    <w:rsid w:val="00025AFF"/>
    <w:rsid w:val="000263C2"/>
    <w:rsid w:val="00026A61"/>
    <w:rsid w:val="000274E7"/>
    <w:rsid w:val="00030FF3"/>
    <w:rsid w:val="000315F0"/>
    <w:rsid w:val="00032A14"/>
    <w:rsid w:val="000334B2"/>
    <w:rsid w:val="00034015"/>
    <w:rsid w:val="00036508"/>
    <w:rsid w:val="000368B4"/>
    <w:rsid w:val="000374F1"/>
    <w:rsid w:val="0004025B"/>
    <w:rsid w:val="00040B0D"/>
    <w:rsid w:val="00041559"/>
    <w:rsid w:val="0004267D"/>
    <w:rsid w:val="00042B29"/>
    <w:rsid w:val="00042D3F"/>
    <w:rsid w:val="000434A3"/>
    <w:rsid w:val="00044876"/>
    <w:rsid w:val="000450C3"/>
    <w:rsid w:val="000451B8"/>
    <w:rsid w:val="00047D18"/>
    <w:rsid w:val="000503A5"/>
    <w:rsid w:val="00050A16"/>
    <w:rsid w:val="00051B78"/>
    <w:rsid w:val="0005272C"/>
    <w:rsid w:val="00053B2F"/>
    <w:rsid w:val="00055B73"/>
    <w:rsid w:val="000563B5"/>
    <w:rsid w:val="0005688D"/>
    <w:rsid w:val="00057849"/>
    <w:rsid w:val="0006055E"/>
    <w:rsid w:val="00060C2A"/>
    <w:rsid w:val="00060C41"/>
    <w:rsid w:val="0006120D"/>
    <w:rsid w:val="000618D7"/>
    <w:rsid w:val="0006241D"/>
    <w:rsid w:val="00063886"/>
    <w:rsid w:val="00065215"/>
    <w:rsid w:val="00070B0B"/>
    <w:rsid w:val="00070BB3"/>
    <w:rsid w:val="000714B1"/>
    <w:rsid w:val="0007175B"/>
    <w:rsid w:val="000738C2"/>
    <w:rsid w:val="0007394A"/>
    <w:rsid w:val="000760AB"/>
    <w:rsid w:val="00076CD4"/>
    <w:rsid w:val="000778D0"/>
    <w:rsid w:val="000804C8"/>
    <w:rsid w:val="00080C2C"/>
    <w:rsid w:val="00081575"/>
    <w:rsid w:val="00082C9E"/>
    <w:rsid w:val="0008463B"/>
    <w:rsid w:val="00084F0E"/>
    <w:rsid w:val="000851C2"/>
    <w:rsid w:val="00086073"/>
    <w:rsid w:val="0008743A"/>
    <w:rsid w:val="000878B9"/>
    <w:rsid w:val="00087925"/>
    <w:rsid w:val="00087FD0"/>
    <w:rsid w:val="00090830"/>
    <w:rsid w:val="00090A77"/>
    <w:rsid w:val="000917F1"/>
    <w:rsid w:val="00092084"/>
    <w:rsid w:val="00093F18"/>
    <w:rsid w:val="0009425C"/>
    <w:rsid w:val="00095FA1"/>
    <w:rsid w:val="0009602F"/>
    <w:rsid w:val="00097098"/>
    <w:rsid w:val="000976E8"/>
    <w:rsid w:val="000A01FE"/>
    <w:rsid w:val="000A03DA"/>
    <w:rsid w:val="000A03F1"/>
    <w:rsid w:val="000A08E2"/>
    <w:rsid w:val="000A093A"/>
    <w:rsid w:val="000A0D65"/>
    <w:rsid w:val="000A1099"/>
    <w:rsid w:val="000A16A2"/>
    <w:rsid w:val="000A2BBF"/>
    <w:rsid w:val="000A3CEE"/>
    <w:rsid w:val="000A3DDC"/>
    <w:rsid w:val="000A41F4"/>
    <w:rsid w:val="000A41FE"/>
    <w:rsid w:val="000A518B"/>
    <w:rsid w:val="000A57F4"/>
    <w:rsid w:val="000A5C49"/>
    <w:rsid w:val="000A6DEC"/>
    <w:rsid w:val="000A7905"/>
    <w:rsid w:val="000B12C0"/>
    <w:rsid w:val="000B4C43"/>
    <w:rsid w:val="000B5B3C"/>
    <w:rsid w:val="000B6791"/>
    <w:rsid w:val="000B6875"/>
    <w:rsid w:val="000C078C"/>
    <w:rsid w:val="000C0864"/>
    <w:rsid w:val="000C12B5"/>
    <w:rsid w:val="000C1C61"/>
    <w:rsid w:val="000C252D"/>
    <w:rsid w:val="000C2E79"/>
    <w:rsid w:val="000C31B0"/>
    <w:rsid w:val="000C3644"/>
    <w:rsid w:val="000C4935"/>
    <w:rsid w:val="000C4D8E"/>
    <w:rsid w:val="000C55B0"/>
    <w:rsid w:val="000C6781"/>
    <w:rsid w:val="000C6EAD"/>
    <w:rsid w:val="000C79DC"/>
    <w:rsid w:val="000D0015"/>
    <w:rsid w:val="000D0042"/>
    <w:rsid w:val="000D0332"/>
    <w:rsid w:val="000D04AE"/>
    <w:rsid w:val="000D06D7"/>
    <w:rsid w:val="000D1A3F"/>
    <w:rsid w:val="000D1C52"/>
    <w:rsid w:val="000D204A"/>
    <w:rsid w:val="000D23A3"/>
    <w:rsid w:val="000D3342"/>
    <w:rsid w:val="000D384F"/>
    <w:rsid w:val="000D3D28"/>
    <w:rsid w:val="000D3FF0"/>
    <w:rsid w:val="000D4A46"/>
    <w:rsid w:val="000D7500"/>
    <w:rsid w:val="000D788D"/>
    <w:rsid w:val="000D7AEF"/>
    <w:rsid w:val="000E0172"/>
    <w:rsid w:val="000E080F"/>
    <w:rsid w:val="000E0F1E"/>
    <w:rsid w:val="000E25B9"/>
    <w:rsid w:val="000E3B8A"/>
    <w:rsid w:val="000E4088"/>
    <w:rsid w:val="000E42FE"/>
    <w:rsid w:val="000E4446"/>
    <w:rsid w:val="000E509A"/>
    <w:rsid w:val="000E5323"/>
    <w:rsid w:val="000E6401"/>
    <w:rsid w:val="000E67C5"/>
    <w:rsid w:val="000F053C"/>
    <w:rsid w:val="000F2848"/>
    <w:rsid w:val="000F2888"/>
    <w:rsid w:val="000F31D8"/>
    <w:rsid w:val="000F5D90"/>
    <w:rsid w:val="000F65ED"/>
    <w:rsid w:val="000F7BAB"/>
    <w:rsid w:val="00100423"/>
    <w:rsid w:val="00100BCC"/>
    <w:rsid w:val="0010286A"/>
    <w:rsid w:val="001028BF"/>
    <w:rsid w:val="00103214"/>
    <w:rsid w:val="00103A50"/>
    <w:rsid w:val="00103D61"/>
    <w:rsid w:val="001077C2"/>
    <w:rsid w:val="00110F0C"/>
    <w:rsid w:val="00114154"/>
    <w:rsid w:val="0011419B"/>
    <w:rsid w:val="00114603"/>
    <w:rsid w:val="0011493E"/>
    <w:rsid w:val="0011686D"/>
    <w:rsid w:val="0011794F"/>
    <w:rsid w:val="00117C40"/>
    <w:rsid w:val="00120654"/>
    <w:rsid w:val="00121CB2"/>
    <w:rsid w:val="00121D59"/>
    <w:rsid w:val="001220F5"/>
    <w:rsid w:val="00122E35"/>
    <w:rsid w:val="001247D9"/>
    <w:rsid w:val="00127283"/>
    <w:rsid w:val="001278BA"/>
    <w:rsid w:val="00127E7B"/>
    <w:rsid w:val="0013230F"/>
    <w:rsid w:val="00132A63"/>
    <w:rsid w:val="00132E93"/>
    <w:rsid w:val="00133711"/>
    <w:rsid w:val="00133AB0"/>
    <w:rsid w:val="00133CC3"/>
    <w:rsid w:val="001341F0"/>
    <w:rsid w:val="001342EB"/>
    <w:rsid w:val="00135626"/>
    <w:rsid w:val="001360C9"/>
    <w:rsid w:val="001362E1"/>
    <w:rsid w:val="001414D1"/>
    <w:rsid w:val="00141E99"/>
    <w:rsid w:val="001426B3"/>
    <w:rsid w:val="001428A1"/>
    <w:rsid w:val="0014483F"/>
    <w:rsid w:val="00145B7E"/>
    <w:rsid w:val="00145C08"/>
    <w:rsid w:val="00145DE7"/>
    <w:rsid w:val="001467D7"/>
    <w:rsid w:val="00146EEA"/>
    <w:rsid w:val="001470A7"/>
    <w:rsid w:val="00147DAD"/>
    <w:rsid w:val="00153B53"/>
    <w:rsid w:val="00154274"/>
    <w:rsid w:val="00155755"/>
    <w:rsid w:val="001607AE"/>
    <w:rsid w:val="00161E38"/>
    <w:rsid w:val="001634A2"/>
    <w:rsid w:val="001718D0"/>
    <w:rsid w:val="00171AB6"/>
    <w:rsid w:val="00171AE9"/>
    <w:rsid w:val="00172722"/>
    <w:rsid w:val="00172970"/>
    <w:rsid w:val="00175645"/>
    <w:rsid w:val="0017725F"/>
    <w:rsid w:val="001779E6"/>
    <w:rsid w:val="001809F1"/>
    <w:rsid w:val="00180FC3"/>
    <w:rsid w:val="00181F29"/>
    <w:rsid w:val="00183477"/>
    <w:rsid w:val="001838DD"/>
    <w:rsid w:val="00184310"/>
    <w:rsid w:val="001862D6"/>
    <w:rsid w:val="00190766"/>
    <w:rsid w:val="00190E52"/>
    <w:rsid w:val="001912AD"/>
    <w:rsid w:val="0019287B"/>
    <w:rsid w:val="00193EAC"/>
    <w:rsid w:val="00195DD2"/>
    <w:rsid w:val="001963E2"/>
    <w:rsid w:val="00197507"/>
    <w:rsid w:val="00197DEA"/>
    <w:rsid w:val="001A0F93"/>
    <w:rsid w:val="001A40CD"/>
    <w:rsid w:val="001A45D2"/>
    <w:rsid w:val="001A463E"/>
    <w:rsid w:val="001A5423"/>
    <w:rsid w:val="001B0384"/>
    <w:rsid w:val="001B04E3"/>
    <w:rsid w:val="001B0837"/>
    <w:rsid w:val="001B0BBF"/>
    <w:rsid w:val="001B0F2B"/>
    <w:rsid w:val="001B1E23"/>
    <w:rsid w:val="001B2941"/>
    <w:rsid w:val="001B313B"/>
    <w:rsid w:val="001B342C"/>
    <w:rsid w:val="001B4446"/>
    <w:rsid w:val="001B6637"/>
    <w:rsid w:val="001B71E5"/>
    <w:rsid w:val="001B7A2A"/>
    <w:rsid w:val="001C15E6"/>
    <w:rsid w:val="001C36B0"/>
    <w:rsid w:val="001C3BC1"/>
    <w:rsid w:val="001C4D4E"/>
    <w:rsid w:val="001C4E6B"/>
    <w:rsid w:val="001C56BD"/>
    <w:rsid w:val="001C57B4"/>
    <w:rsid w:val="001C5B29"/>
    <w:rsid w:val="001C7278"/>
    <w:rsid w:val="001C7735"/>
    <w:rsid w:val="001D0B16"/>
    <w:rsid w:val="001D0EAE"/>
    <w:rsid w:val="001D1AE4"/>
    <w:rsid w:val="001D2678"/>
    <w:rsid w:val="001D2849"/>
    <w:rsid w:val="001D33E8"/>
    <w:rsid w:val="001D48C6"/>
    <w:rsid w:val="001D4BFD"/>
    <w:rsid w:val="001D6D50"/>
    <w:rsid w:val="001E1B8C"/>
    <w:rsid w:val="001E2533"/>
    <w:rsid w:val="001E4FA3"/>
    <w:rsid w:val="001E5CE1"/>
    <w:rsid w:val="001F0953"/>
    <w:rsid w:val="001F0E11"/>
    <w:rsid w:val="001F13B2"/>
    <w:rsid w:val="001F1D80"/>
    <w:rsid w:val="001F1E8F"/>
    <w:rsid w:val="001F31C4"/>
    <w:rsid w:val="001F3C3A"/>
    <w:rsid w:val="001F3CDB"/>
    <w:rsid w:val="001F44A9"/>
    <w:rsid w:val="001F56AC"/>
    <w:rsid w:val="001F6D4E"/>
    <w:rsid w:val="001F7BBF"/>
    <w:rsid w:val="002011D3"/>
    <w:rsid w:val="00201B74"/>
    <w:rsid w:val="00205460"/>
    <w:rsid w:val="00205C78"/>
    <w:rsid w:val="00205C9F"/>
    <w:rsid w:val="00206B71"/>
    <w:rsid w:val="00206F94"/>
    <w:rsid w:val="0021085F"/>
    <w:rsid w:val="00211170"/>
    <w:rsid w:val="002112F7"/>
    <w:rsid w:val="0021192D"/>
    <w:rsid w:val="00211BF9"/>
    <w:rsid w:val="00212CB6"/>
    <w:rsid w:val="00212D92"/>
    <w:rsid w:val="002141F4"/>
    <w:rsid w:val="00214462"/>
    <w:rsid w:val="00214941"/>
    <w:rsid w:val="002156D3"/>
    <w:rsid w:val="00216032"/>
    <w:rsid w:val="00216E36"/>
    <w:rsid w:val="0021732B"/>
    <w:rsid w:val="00217815"/>
    <w:rsid w:val="00217A71"/>
    <w:rsid w:val="002208E0"/>
    <w:rsid w:val="002210B0"/>
    <w:rsid w:val="00222081"/>
    <w:rsid w:val="0022387F"/>
    <w:rsid w:val="00225952"/>
    <w:rsid w:val="00225F5E"/>
    <w:rsid w:val="00226313"/>
    <w:rsid w:val="002277F3"/>
    <w:rsid w:val="00227BE8"/>
    <w:rsid w:val="00232DE0"/>
    <w:rsid w:val="0023392F"/>
    <w:rsid w:val="00234AA9"/>
    <w:rsid w:val="00234B95"/>
    <w:rsid w:val="00234F46"/>
    <w:rsid w:val="00235C98"/>
    <w:rsid w:val="0023616B"/>
    <w:rsid w:val="0023625C"/>
    <w:rsid w:val="00237E76"/>
    <w:rsid w:val="002405B9"/>
    <w:rsid w:val="00240F46"/>
    <w:rsid w:val="00241402"/>
    <w:rsid w:val="00241AAA"/>
    <w:rsid w:val="00242350"/>
    <w:rsid w:val="00242517"/>
    <w:rsid w:val="00242656"/>
    <w:rsid w:val="002429E5"/>
    <w:rsid w:val="002439D0"/>
    <w:rsid w:val="00243B3F"/>
    <w:rsid w:val="00244A0E"/>
    <w:rsid w:val="00246035"/>
    <w:rsid w:val="00246B42"/>
    <w:rsid w:val="00251AA6"/>
    <w:rsid w:val="00251FB3"/>
    <w:rsid w:val="0025204C"/>
    <w:rsid w:val="0025289B"/>
    <w:rsid w:val="00252F60"/>
    <w:rsid w:val="00253F3C"/>
    <w:rsid w:val="00255870"/>
    <w:rsid w:val="002572A8"/>
    <w:rsid w:val="00257578"/>
    <w:rsid w:val="00257B9A"/>
    <w:rsid w:val="002604C0"/>
    <w:rsid w:val="00260AB7"/>
    <w:rsid w:val="0026162B"/>
    <w:rsid w:val="0026163C"/>
    <w:rsid w:val="00261D84"/>
    <w:rsid w:val="002625D2"/>
    <w:rsid w:val="00262A76"/>
    <w:rsid w:val="00262F7A"/>
    <w:rsid w:val="00263EE3"/>
    <w:rsid w:val="00263F31"/>
    <w:rsid w:val="00265D83"/>
    <w:rsid w:val="002665D8"/>
    <w:rsid w:val="00270322"/>
    <w:rsid w:val="00270FC7"/>
    <w:rsid w:val="00273EEC"/>
    <w:rsid w:val="00274570"/>
    <w:rsid w:val="002749DB"/>
    <w:rsid w:val="00274BB9"/>
    <w:rsid w:val="0027506D"/>
    <w:rsid w:val="002756FF"/>
    <w:rsid w:val="00276FEC"/>
    <w:rsid w:val="00277C31"/>
    <w:rsid w:val="002800F5"/>
    <w:rsid w:val="0028013D"/>
    <w:rsid w:val="00281DF6"/>
    <w:rsid w:val="002849A0"/>
    <w:rsid w:val="002852BF"/>
    <w:rsid w:val="00286114"/>
    <w:rsid w:val="00286965"/>
    <w:rsid w:val="00290D79"/>
    <w:rsid w:val="00292027"/>
    <w:rsid w:val="00292FD7"/>
    <w:rsid w:val="002936CA"/>
    <w:rsid w:val="00293719"/>
    <w:rsid w:val="002959A4"/>
    <w:rsid w:val="0029603A"/>
    <w:rsid w:val="002964BF"/>
    <w:rsid w:val="002967D0"/>
    <w:rsid w:val="002970C5"/>
    <w:rsid w:val="002A03F7"/>
    <w:rsid w:val="002A24D3"/>
    <w:rsid w:val="002A2DB1"/>
    <w:rsid w:val="002A2FFF"/>
    <w:rsid w:val="002A3569"/>
    <w:rsid w:val="002A3C24"/>
    <w:rsid w:val="002A62CF"/>
    <w:rsid w:val="002B0DED"/>
    <w:rsid w:val="002B17AF"/>
    <w:rsid w:val="002B2282"/>
    <w:rsid w:val="002B282E"/>
    <w:rsid w:val="002B5161"/>
    <w:rsid w:val="002B58E5"/>
    <w:rsid w:val="002B5DAD"/>
    <w:rsid w:val="002B6B88"/>
    <w:rsid w:val="002B7222"/>
    <w:rsid w:val="002B7506"/>
    <w:rsid w:val="002C1278"/>
    <w:rsid w:val="002C1901"/>
    <w:rsid w:val="002C2C87"/>
    <w:rsid w:val="002C35BB"/>
    <w:rsid w:val="002C3979"/>
    <w:rsid w:val="002C5319"/>
    <w:rsid w:val="002C56E7"/>
    <w:rsid w:val="002C5775"/>
    <w:rsid w:val="002C653F"/>
    <w:rsid w:val="002C6B04"/>
    <w:rsid w:val="002C758E"/>
    <w:rsid w:val="002D0907"/>
    <w:rsid w:val="002D16CF"/>
    <w:rsid w:val="002D17FF"/>
    <w:rsid w:val="002D2584"/>
    <w:rsid w:val="002D2CA1"/>
    <w:rsid w:val="002D2F21"/>
    <w:rsid w:val="002D4AA3"/>
    <w:rsid w:val="002D53F1"/>
    <w:rsid w:val="002D619A"/>
    <w:rsid w:val="002D6A67"/>
    <w:rsid w:val="002D73FD"/>
    <w:rsid w:val="002D7911"/>
    <w:rsid w:val="002E1D86"/>
    <w:rsid w:val="002E1F03"/>
    <w:rsid w:val="002E2BEE"/>
    <w:rsid w:val="002E4368"/>
    <w:rsid w:val="002E589E"/>
    <w:rsid w:val="002E5C4E"/>
    <w:rsid w:val="002E6AA7"/>
    <w:rsid w:val="002E7747"/>
    <w:rsid w:val="002F05FB"/>
    <w:rsid w:val="002F15B6"/>
    <w:rsid w:val="002F1819"/>
    <w:rsid w:val="002F452A"/>
    <w:rsid w:val="002F5037"/>
    <w:rsid w:val="002F655B"/>
    <w:rsid w:val="002F7164"/>
    <w:rsid w:val="002F72FB"/>
    <w:rsid w:val="002F7A0E"/>
    <w:rsid w:val="0030053C"/>
    <w:rsid w:val="003011E3"/>
    <w:rsid w:val="0030130D"/>
    <w:rsid w:val="00301440"/>
    <w:rsid w:val="003017F8"/>
    <w:rsid w:val="003018F3"/>
    <w:rsid w:val="00301B9B"/>
    <w:rsid w:val="00303498"/>
    <w:rsid w:val="00303BF5"/>
    <w:rsid w:val="00304CEC"/>
    <w:rsid w:val="003058F7"/>
    <w:rsid w:val="003071A2"/>
    <w:rsid w:val="003103AF"/>
    <w:rsid w:val="003115AE"/>
    <w:rsid w:val="00313414"/>
    <w:rsid w:val="00313F33"/>
    <w:rsid w:val="00315AD0"/>
    <w:rsid w:val="00316A52"/>
    <w:rsid w:val="00316EB3"/>
    <w:rsid w:val="003178B4"/>
    <w:rsid w:val="00317C4E"/>
    <w:rsid w:val="00317CC1"/>
    <w:rsid w:val="00321B5C"/>
    <w:rsid w:val="003223A8"/>
    <w:rsid w:val="0032290F"/>
    <w:rsid w:val="00323E68"/>
    <w:rsid w:val="0032459C"/>
    <w:rsid w:val="00324B66"/>
    <w:rsid w:val="00324DC0"/>
    <w:rsid w:val="00325A74"/>
    <w:rsid w:val="00326140"/>
    <w:rsid w:val="00327969"/>
    <w:rsid w:val="00327F47"/>
    <w:rsid w:val="00330DE7"/>
    <w:rsid w:val="003310F6"/>
    <w:rsid w:val="00331C98"/>
    <w:rsid w:val="00332927"/>
    <w:rsid w:val="003333BF"/>
    <w:rsid w:val="00333B76"/>
    <w:rsid w:val="0033518D"/>
    <w:rsid w:val="00336EF8"/>
    <w:rsid w:val="00337688"/>
    <w:rsid w:val="00341225"/>
    <w:rsid w:val="00341E8A"/>
    <w:rsid w:val="00342661"/>
    <w:rsid w:val="00342FF3"/>
    <w:rsid w:val="00344604"/>
    <w:rsid w:val="003456CE"/>
    <w:rsid w:val="00345B59"/>
    <w:rsid w:val="00346649"/>
    <w:rsid w:val="00347A07"/>
    <w:rsid w:val="00347D3D"/>
    <w:rsid w:val="00351CA7"/>
    <w:rsid w:val="003524D3"/>
    <w:rsid w:val="00352AE5"/>
    <w:rsid w:val="00352E19"/>
    <w:rsid w:val="0035342A"/>
    <w:rsid w:val="003540CC"/>
    <w:rsid w:val="00356B8D"/>
    <w:rsid w:val="003578C9"/>
    <w:rsid w:val="0036137C"/>
    <w:rsid w:val="003655DE"/>
    <w:rsid w:val="00366A85"/>
    <w:rsid w:val="003711D9"/>
    <w:rsid w:val="00371478"/>
    <w:rsid w:val="003716B8"/>
    <w:rsid w:val="0037205B"/>
    <w:rsid w:val="00374258"/>
    <w:rsid w:val="0037476A"/>
    <w:rsid w:val="00375AB2"/>
    <w:rsid w:val="00376287"/>
    <w:rsid w:val="003763B8"/>
    <w:rsid w:val="003777B4"/>
    <w:rsid w:val="00380451"/>
    <w:rsid w:val="003804A0"/>
    <w:rsid w:val="00380787"/>
    <w:rsid w:val="0038495F"/>
    <w:rsid w:val="0038515F"/>
    <w:rsid w:val="003858F5"/>
    <w:rsid w:val="003859BA"/>
    <w:rsid w:val="003861F4"/>
    <w:rsid w:val="003908B9"/>
    <w:rsid w:val="0039103A"/>
    <w:rsid w:val="00391249"/>
    <w:rsid w:val="0039272A"/>
    <w:rsid w:val="00392AFD"/>
    <w:rsid w:val="00393261"/>
    <w:rsid w:val="003933FB"/>
    <w:rsid w:val="00393C1B"/>
    <w:rsid w:val="003946BD"/>
    <w:rsid w:val="00394B2D"/>
    <w:rsid w:val="00394DF8"/>
    <w:rsid w:val="00397452"/>
    <w:rsid w:val="0039746F"/>
    <w:rsid w:val="003A00A5"/>
    <w:rsid w:val="003A14F5"/>
    <w:rsid w:val="003A1947"/>
    <w:rsid w:val="003A2A97"/>
    <w:rsid w:val="003A4277"/>
    <w:rsid w:val="003A6771"/>
    <w:rsid w:val="003A6E81"/>
    <w:rsid w:val="003B06CD"/>
    <w:rsid w:val="003B0825"/>
    <w:rsid w:val="003B09E2"/>
    <w:rsid w:val="003B1352"/>
    <w:rsid w:val="003B14A1"/>
    <w:rsid w:val="003B187A"/>
    <w:rsid w:val="003B4C1E"/>
    <w:rsid w:val="003B5147"/>
    <w:rsid w:val="003B5DFA"/>
    <w:rsid w:val="003B7F77"/>
    <w:rsid w:val="003C1136"/>
    <w:rsid w:val="003C13BD"/>
    <w:rsid w:val="003C1CAE"/>
    <w:rsid w:val="003C349F"/>
    <w:rsid w:val="003C400C"/>
    <w:rsid w:val="003C4F9B"/>
    <w:rsid w:val="003C5721"/>
    <w:rsid w:val="003C5DB4"/>
    <w:rsid w:val="003C6075"/>
    <w:rsid w:val="003C6E8B"/>
    <w:rsid w:val="003D05ED"/>
    <w:rsid w:val="003D0C13"/>
    <w:rsid w:val="003D3092"/>
    <w:rsid w:val="003D4687"/>
    <w:rsid w:val="003D498D"/>
    <w:rsid w:val="003D4C9D"/>
    <w:rsid w:val="003D4D71"/>
    <w:rsid w:val="003D5091"/>
    <w:rsid w:val="003D5614"/>
    <w:rsid w:val="003D5644"/>
    <w:rsid w:val="003D5926"/>
    <w:rsid w:val="003D6A4A"/>
    <w:rsid w:val="003D6CF1"/>
    <w:rsid w:val="003D70F4"/>
    <w:rsid w:val="003D786C"/>
    <w:rsid w:val="003E2ADC"/>
    <w:rsid w:val="003E358E"/>
    <w:rsid w:val="003E4638"/>
    <w:rsid w:val="003E6ACC"/>
    <w:rsid w:val="003F1296"/>
    <w:rsid w:val="003F4F06"/>
    <w:rsid w:val="003F5120"/>
    <w:rsid w:val="003F5557"/>
    <w:rsid w:val="003F5909"/>
    <w:rsid w:val="003F5B23"/>
    <w:rsid w:val="003F6689"/>
    <w:rsid w:val="003F6EBB"/>
    <w:rsid w:val="003F71AA"/>
    <w:rsid w:val="003F724A"/>
    <w:rsid w:val="00400489"/>
    <w:rsid w:val="00402A5F"/>
    <w:rsid w:val="00402C37"/>
    <w:rsid w:val="00403488"/>
    <w:rsid w:val="00403A46"/>
    <w:rsid w:val="00403C39"/>
    <w:rsid w:val="00403D75"/>
    <w:rsid w:val="00404BA9"/>
    <w:rsid w:val="0040583F"/>
    <w:rsid w:val="004066FB"/>
    <w:rsid w:val="004070AF"/>
    <w:rsid w:val="004106B9"/>
    <w:rsid w:val="00410EF1"/>
    <w:rsid w:val="00410FD1"/>
    <w:rsid w:val="00412864"/>
    <w:rsid w:val="00412962"/>
    <w:rsid w:val="004143FF"/>
    <w:rsid w:val="00415180"/>
    <w:rsid w:val="004173A8"/>
    <w:rsid w:val="00417B84"/>
    <w:rsid w:val="004217E1"/>
    <w:rsid w:val="00422336"/>
    <w:rsid w:val="0042255A"/>
    <w:rsid w:val="00422A7C"/>
    <w:rsid w:val="00422AC0"/>
    <w:rsid w:val="00422C84"/>
    <w:rsid w:val="00422D1D"/>
    <w:rsid w:val="00422E87"/>
    <w:rsid w:val="004236DF"/>
    <w:rsid w:val="00423AF5"/>
    <w:rsid w:val="004261D0"/>
    <w:rsid w:val="0042682C"/>
    <w:rsid w:val="00426FBF"/>
    <w:rsid w:val="00427BD5"/>
    <w:rsid w:val="00427F55"/>
    <w:rsid w:val="0043030C"/>
    <w:rsid w:val="00430AE2"/>
    <w:rsid w:val="00431806"/>
    <w:rsid w:val="0043233F"/>
    <w:rsid w:val="0043241A"/>
    <w:rsid w:val="004326D8"/>
    <w:rsid w:val="00432E96"/>
    <w:rsid w:val="004333EE"/>
    <w:rsid w:val="00433DEF"/>
    <w:rsid w:val="004341EB"/>
    <w:rsid w:val="004345D2"/>
    <w:rsid w:val="00434A24"/>
    <w:rsid w:val="004363E9"/>
    <w:rsid w:val="0044010B"/>
    <w:rsid w:val="0044074F"/>
    <w:rsid w:val="004418A1"/>
    <w:rsid w:val="004423B0"/>
    <w:rsid w:val="00442E33"/>
    <w:rsid w:val="00445AAE"/>
    <w:rsid w:val="00445F7F"/>
    <w:rsid w:val="00450005"/>
    <w:rsid w:val="004514BF"/>
    <w:rsid w:val="00452515"/>
    <w:rsid w:val="00452C2A"/>
    <w:rsid w:val="00453505"/>
    <w:rsid w:val="004535F4"/>
    <w:rsid w:val="00453AE5"/>
    <w:rsid w:val="00456AB3"/>
    <w:rsid w:val="00456AC7"/>
    <w:rsid w:val="004579B1"/>
    <w:rsid w:val="004602FB"/>
    <w:rsid w:val="0046266E"/>
    <w:rsid w:val="00464770"/>
    <w:rsid w:val="00465399"/>
    <w:rsid w:val="004654A7"/>
    <w:rsid w:val="00465742"/>
    <w:rsid w:val="0046582D"/>
    <w:rsid w:val="00466CFC"/>
    <w:rsid w:val="00466E9B"/>
    <w:rsid w:val="00467FF0"/>
    <w:rsid w:val="004708CD"/>
    <w:rsid w:val="00470BAC"/>
    <w:rsid w:val="0047181D"/>
    <w:rsid w:val="00471D25"/>
    <w:rsid w:val="0047218C"/>
    <w:rsid w:val="0047283D"/>
    <w:rsid w:val="0047586A"/>
    <w:rsid w:val="004765FE"/>
    <w:rsid w:val="00480C5D"/>
    <w:rsid w:val="00482361"/>
    <w:rsid w:val="00486CBA"/>
    <w:rsid w:val="004871CF"/>
    <w:rsid w:val="004872C0"/>
    <w:rsid w:val="00487CC9"/>
    <w:rsid w:val="00490D5B"/>
    <w:rsid w:val="00490E1D"/>
    <w:rsid w:val="004922A2"/>
    <w:rsid w:val="00492425"/>
    <w:rsid w:val="00492500"/>
    <w:rsid w:val="00492CCF"/>
    <w:rsid w:val="00493192"/>
    <w:rsid w:val="00494557"/>
    <w:rsid w:val="00494D7C"/>
    <w:rsid w:val="00494FB9"/>
    <w:rsid w:val="004950DC"/>
    <w:rsid w:val="00496A9D"/>
    <w:rsid w:val="004979DA"/>
    <w:rsid w:val="004A0AEC"/>
    <w:rsid w:val="004A10DF"/>
    <w:rsid w:val="004A187F"/>
    <w:rsid w:val="004A34D0"/>
    <w:rsid w:val="004A40BE"/>
    <w:rsid w:val="004A4425"/>
    <w:rsid w:val="004A5394"/>
    <w:rsid w:val="004A6749"/>
    <w:rsid w:val="004A6A05"/>
    <w:rsid w:val="004A7D5A"/>
    <w:rsid w:val="004A7F84"/>
    <w:rsid w:val="004B083D"/>
    <w:rsid w:val="004B12A4"/>
    <w:rsid w:val="004B156F"/>
    <w:rsid w:val="004B1B2E"/>
    <w:rsid w:val="004B4758"/>
    <w:rsid w:val="004C0056"/>
    <w:rsid w:val="004C086C"/>
    <w:rsid w:val="004C1C7B"/>
    <w:rsid w:val="004C2382"/>
    <w:rsid w:val="004C2660"/>
    <w:rsid w:val="004C4353"/>
    <w:rsid w:val="004C49D0"/>
    <w:rsid w:val="004C61CA"/>
    <w:rsid w:val="004C6C25"/>
    <w:rsid w:val="004D0299"/>
    <w:rsid w:val="004D13ED"/>
    <w:rsid w:val="004D16D5"/>
    <w:rsid w:val="004D1FDD"/>
    <w:rsid w:val="004D2384"/>
    <w:rsid w:val="004D2901"/>
    <w:rsid w:val="004D466F"/>
    <w:rsid w:val="004D5662"/>
    <w:rsid w:val="004D67AA"/>
    <w:rsid w:val="004E05D5"/>
    <w:rsid w:val="004E0C97"/>
    <w:rsid w:val="004E1510"/>
    <w:rsid w:val="004E18FD"/>
    <w:rsid w:val="004E1EAB"/>
    <w:rsid w:val="004E3469"/>
    <w:rsid w:val="004E38CF"/>
    <w:rsid w:val="004E56CA"/>
    <w:rsid w:val="004E5D6E"/>
    <w:rsid w:val="004E63B0"/>
    <w:rsid w:val="004E6E3B"/>
    <w:rsid w:val="004F01E9"/>
    <w:rsid w:val="004F6A9B"/>
    <w:rsid w:val="004F79DD"/>
    <w:rsid w:val="0050003D"/>
    <w:rsid w:val="005003E9"/>
    <w:rsid w:val="00500DC8"/>
    <w:rsid w:val="00501328"/>
    <w:rsid w:val="00502E0A"/>
    <w:rsid w:val="0050397D"/>
    <w:rsid w:val="00504533"/>
    <w:rsid w:val="00504963"/>
    <w:rsid w:val="005054EE"/>
    <w:rsid w:val="00506D08"/>
    <w:rsid w:val="00506F57"/>
    <w:rsid w:val="005102BA"/>
    <w:rsid w:val="0051086F"/>
    <w:rsid w:val="0051101C"/>
    <w:rsid w:val="0051118F"/>
    <w:rsid w:val="0051227B"/>
    <w:rsid w:val="00512C5C"/>
    <w:rsid w:val="0051415C"/>
    <w:rsid w:val="005147FE"/>
    <w:rsid w:val="00515730"/>
    <w:rsid w:val="0051588F"/>
    <w:rsid w:val="00521093"/>
    <w:rsid w:val="00521976"/>
    <w:rsid w:val="0052240D"/>
    <w:rsid w:val="00524D09"/>
    <w:rsid w:val="00527441"/>
    <w:rsid w:val="00527834"/>
    <w:rsid w:val="00527B82"/>
    <w:rsid w:val="00530EFD"/>
    <w:rsid w:val="00531CD1"/>
    <w:rsid w:val="005323CD"/>
    <w:rsid w:val="00534BA3"/>
    <w:rsid w:val="00535226"/>
    <w:rsid w:val="005373A2"/>
    <w:rsid w:val="00537FDD"/>
    <w:rsid w:val="00541E49"/>
    <w:rsid w:val="00542C1C"/>
    <w:rsid w:val="00542E98"/>
    <w:rsid w:val="005435AF"/>
    <w:rsid w:val="00543844"/>
    <w:rsid w:val="00545120"/>
    <w:rsid w:val="00545E0B"/>
    <w:rsid w:val="00547F5F"/>
    <w:rsid w:val="00550D88"/>
    <w:rsid w:val="0055305C"/>
    <w:rsid w:val="00553104"/>
    <w:rsid w:val="00553464"/>
    <w:rsid w:val="00554BFB"/>
    <w:rsid w:val="00554D3F"/>
    <w:rsid w:val="00555B19"/>
    <w:rsid w:val="00556A08"/>
    <w:rsid w:val="00556A59"/>
    <w:rsid w:val="00557117"/>
    <w:rsid w:val="0055778A"/>
    <w:rsid w:val="00560C5D"/>
    <w:rsid w:val="005610E8"/>
    <w:rsid w:val="00562183"/>
    <w:rsid w:val="00563DCD"/>
    <w:rsid w:val="0056454F"/>
    <w:rsid w:val="0056526F"/>
    <w:rsid w:val="00565569"/>
    <w:rsid w:val="005665C5"/>
    <w:rsid w:val="00566D8A"/>
    <w:rsid w:val="00567693"/>
    <w:rsid w:val="00571066"/>
    <w:rsid w:val="00571792"/>
    <w:rsid w:val="00571956"/>
    <w:rsid w:val="00571D78"/>
    <w:rsid w:val="00571E35"/>
    <w:rsid w:val="00571F46"/>
    <w:rsid w:val="00571F52"/>
    <w:rsid w:val="00572475"/>
    <w:rsid w:val="00572495"/>
    <w:rsid w:val="00572E91"/>
    <w:rsid w:val="00572F6D"/>
    <w:rsid w:val="005737DC"/>
    <w:rsid w:val="00573973"/>
    <w:rsid w:val="00574171"/>
    <w:rsid w:val="00576951"/>
    <w:rsid w:val="005774C1"/>
    <w:rsid w:val="005802AF"/>
    <w:rsid w:val="00580D3D"/>
    <w:rsid w:val="00585D77"/>
    <w:rsid w:val="00586318"/>
    <w:rsid w:val="00586E1A"/>
    <w:rsid w:val="005870A6"/>
    <w:rsid w:val="005903A5"/>
    <w:rsid w:val="00591094"/>
    <w:rsid w:val="005917F5"/>
    <w:rsid w:val="00591870"/>
    <w:rsid w:val="005921DD"/>
    <w:rsid w:val="00592BE1"/>
    <w:rsid w:val="00592FFC"/>
    <w:rsid w:val="0059335C"/>
    <w:rsid w:val="0059449B"/>
    <w:rsid w:val="0059496C"/>
    <w:rsid w:val="005968BC"/>
    <w:rsid w:val="005968DE"/>
    <w:rsid w:val="005A057D"/>
    <w:rsid w:val="005A0DEB"/>
    <w:rsid w:val="005A1CA9"/>
    <w:rsid w:val="005A2147"/>
    <w:rsid w:val="005A23C5"/>
    <w:rsid w:val="005A242C"/>
    <w:rsid w:val="005A2B1F"/>
    <w:rsid w:val="005A56C1"/>
    <w:rsid w:val="005A58E9"/>
    <w:rsid w:val="005A6C14"/>
    <w:rsid w:val="005A78F5"/>
    <w:rsid w:val="005B0032"/>
    <w:rsid w:val="005B06F3"/>
    <w:rsid w:val="005B3728"/>
    <w:rsid w:val="005B386F"/>
    <w:rsid w:val="005B3C92"/>
    <w:rsid w:val="005B437A"/>
    <w:rsid w:val="005B5DB6"/>
    <w:rsid w:val="005B7524"/>
    <w:rsid w:val="005C0B1D"/>
    <w:rsid w:val="005C16AB"/>
    <w:rsid w:val="005C204A"/>
    <w:rsid w:val="005C283D"/>
    <w:rsid w:val="005C2FE6"/>
    <w:rsid w:val="005C3648"/>
    <w:rsid w:val="005C3A76"/>
    <w:rsid w:val="005C629B"/>
    <w:rsid w:val="005C714D"/>
    <w:rsid w:val="005C7381"/>
    <w:rsid w:val="005C7B21"/>
    <w:rsid w:val="005D114E"/>
    <w:rsid w:val="005D1665"/>
    <w:rsid w:val="005D3485"/>
    <w:rsid w:val="005D36F7"/>
    <w:rsid w:val="005D3ABD"/>
    <w:rsid w:val="005D4A62"/>
    <w:rsid w:val="005D4CD1"/>
    <w:rsid w:val="005D564D"/>
    <w:rsid w:val="005D578A"/>
    <w:rsid w:val="005D5B16"/>
    <w:rsid w:val="005D5CEF"/>
    <w:rsid w:val="005D7629"/>
    <w:rsid w:val="005E00D0"/>
    <w:rsid w:val="005E036D"/>
    <w:rsid w:val="005E0448"/>
    <w:rsid w:val="005E08D7"/>
    <w:rsid w:val="005E2066"/>
    <w:rsid w:val="005E2254"/>
    <w:rsid w:val="005E3541"/>
    <w:rsid w:val="005E4CBE"/>
    <w:rsid w:val="005E6E87"/>
    <w:rsid w:val="005E7006"/>
    <w:rsid w:val="005E76C5"/>
    <w:rsid w:val="005F0A09"/>
    <w:rsid w:val="005F108D"/>
    <w:rsid w:val="005F1DD8"/>
    <w:rsid w:val="005F2C6F"/>
    <w:rsid w:val="005F3380"/>
    <w:rsid w:val="005F3C6F"/>
    <w:rsid w:val="005F3C8A"/>
    <w:rsid w:val="005F4662"/>
    <w:rsid w:val="005F5763"/>
    <w:rsid w:val="005F6CB4"/>
    <w:rsid w:val="005F780A"/>
    <w:rsid w:val="0060085E"/>
    <w:rsid w:val="00600AD9"/>
    <w:rsid w:val="00601707"/>
    <w:rsid w:val="00603A9E"/>
    <w:rsid w:val="006041F4"/>
    <w:rsid w:val="00604582"/>
    <w:rsid w:val="006070BF"/>
    <w:rsid w:val="00607287"/>
    <w:rsid w:val="006072D5"/>
    <w:rsid w:val="006107AA"/>
    <w:rsid w:val="00610C3C"/>
    <w:rsid w:val="00610E44"/>
    <w:rsid w:val="00611DA1"/>
    <w:rsid w:val="00611EBA"/>
    <w:rsid w:val="00612E2A"/>
    <w:rsid w:val="00613031"/>
    <w:rsid w:val="0061413F"/>
    <w:rsid w:val="0061471A"/>
    <w:rsid w:val="00614BBB"/>
    <w:rsid w:val="00616992"/>
    <w:rsid w:val="00616C2D"/>
    <w:rsid w:val="00616DD2"/>
    <w:rsid w:val="00617332"/>
    <w:rsid w:val="00620083"/>
    <w:rsid w:val="00623295"/>
    <w:rsid w:val="00623C57"/>
    <w:rsid w:val="00623C96"/>
    <w:rsid w:val="00624BA2"/>
    <w:rsid w:val="00624C25"/>
    <w:rsid w:val="00624D94"/>
    <w:rsid w:val="006250D3"/>
    <w:rsid w:val="00626F13"/>
    <w:rsid w:val="00627266"/>
    <w:rsid w:val="00627665"/>
    <w:rsid w:val="0062780B"/>
    <w:rsid w:val="00631794"/>
    <w:rsid w:val="00632531"/>
    <w:rsid w:val="00632E0A"/>
    <w:rsid w:val="00633B28"/>
    <w:rsid w:val="00634BD4"/>
    <w:rsid w:val="00637536"/>
    <w:rsid w:val="0064037C"/>
    <w:rsid w:val="00641187"/>
    <w:rsid w:val="00641E6A"/>
    <w:rsid w:val="006439CE"/>
    <w:rsid w:val="0064589F"/>
    <w:rsid w:val="00647198"/>
    <w:rsid w:val="00650422"/>
    <w:rsid w:val="00650598"/>
    <w:rsid w:val="0065151E"/>
    <w:rsid w:val="00653BB2"/>
    <w:rsid w:val="00655B0D"/>
    <w:rsid w:val="006571D5"/>
    <w:rsid w:val="00657903"/>
    <w:rsid w:val="00657962"/>
    <w:rsid w:val="00660032"/>
    <w:rsid w:val="00660404"/>
    <w:rsid w:val="0066084B"/>
    <w:rsid w:val="006615D4"/>
    <w:rsid w:val="00661796"/>
    <w:rsid w:val="00662D58"/>
    <w:rsid w:val="0066398F"/>
    <w:rsid w:val="00664190"/>
    <w:rsid w:val="0066641D"/>
    <w:rsid w:val="006674CF"/>
    <w:rsid w:val="00667B4E"/>
    <w:rsid w:val="0067032C"/>
    <w:rsid w:val="006705A3"/>
    <w:rsid w:val="00670C0A"/>
    <w:rsid w:val="006731BC"/>
    <w:rsid w:val="00673A5C"/>
    <w:rsid w:val="006749E1"/>
    <w:rsid w:val="00674B8D"/>
    <w:rsid w:val="0067578C"/>
    <w:rsid w:val="00676A6C"/>
    <w:rsid w:val="00677176"/>
    <w:rsid w:val="00677AAC"/>
    <w:rsid w:val="00680A85"/>
    <w:rsid w:val="006816EF"/>
    <w:rsid w:val="006821CC"/>
    <w:rsid w:val="00682294"/>
    <w:rsid w:val="00682E1F"/>
    <w:rsid w:val="00684738"/>
    <w:rsid w:val="006857F9"/>
    <w:rsid w:val="00686924"/>
    <w:rsid w:val="006871E0"/>
    <w:rsid w:val="006871E4"/>
    <w:rsid w:val="0068779C"/>
    <w:rsid w:val="006909CC"/>
    <w:rsid w:val="006910B2"/>
    <w:rsid w:val="00692160"/>
    <w:rsid w:val="006943AD"/>
    <w:rsid w:val="006944EF"/>
    <w:rsid w:val="00694D96"/>
    <w:rsid w:val="00695B36"/>
    <w:rsid w:val="006969AD"/>
    <w:rsid w:val="00697C57"/>
    <w:rsid w:val="006A0CBC"/>
    <w:rsid w:val="006A0EAB"/>
    <w:rsid w:val="006A1C19"/>
    <w:rsid w:val="006A399C"/>
    <w:rsid w:val="006A3CD9"/>
    <w:rsid w:val="006A4073"/>
    <w:rsid w:val="006A4965"/>
    <w:rsid w:val="006A5ACC"/>
    <w:rsid w:val="006A7226"/>
    <w:rsid w:val="006B053A"/>
    <w:rsid w:val="006B05B4"/>
    <w:rsid w:val="006B0891"/>
    <w:rsid w:val="006B0CC9"/>
    <w:rsid w:val="006B1895"/>
    <w:rsid w:val="006B222F"/>
    <w:rsid w:val="006B35BC"/>
    <w:rsid w:val="006B3DF6"/>
    <w:rsid w:val="006B5F8B"/>
    <w:rsid w:val="006B71BF"/>
    <w:rsid w:val="006B71E0"/>
    <w:rsid w:val="006C01D5"/>
    <w:rsid w:val="006C0B57"/>
    <w:rsid w:val="006C0F1C"/>
    <w:rsid w:val="006C39FF"/>
    <w:rsid w:val="006C3E37"/>
    <w:rsid w:val="006C4AE3"/>
    <w:rsid w:val="006C5A70"/>
    <w:rsid w:val="006C5E3E"/>
    <w:rsid w:val="006C657E"/>
    <w:rsid w:val="006C6963"/>
    <w:rsid w:val="006C6A6C"/>
    <w:rsid w:val="006C6F2D"/>
    <w:rsid w:val="006C745C"/>
    <w:rsid w:val="006C7E23"/>
    <w:rsid w:val="006D0B94"/>
    <w:rsid w:val="006D0CDA"/>
    <w:rsid w:val="006D1E62"/>
    <w:rsid w:val="006D24F2"/>
    <w:rsid w:val="006D3D25"/>
    <w:rsid w:val="006E060A"/>
    <w:rsid w:val="006E125A"/>
    <w:rsid w:val="006E201B"/>
    <w:rsid w:val="006E2656"/>
    <w:rsid w:val="006E2E11"/>
    <w:rsid w:val="006E3E58"/>
    <w:rsid w:val="006E5A48"/>
    <w:rsid w:val="006E66D0"/>
    <w:rsid w:val="006E67DD"/>
    <w:rsid w:val="006E68F1"/>
    <w:rsid w:val="006E7C11"/>
    <w:rsid w:val="006F029D"/>
    <w:rsid w:val="006F0A8B"/>
    <w:rsid w:val="006F2A26"/>
    <w:rsid w:val="006F2AAB"/>
    <w:rsid w:val="006F3A80"/>
    <w:rsid w:val="006F460A"/>
    <w:rsid w:val="006F713D"/>
    <w:rsid w:val="00702AF1"/>
    <w:rsid w:val="0070361E"/>
    <w:rsid w:val="007040C1"/>
    <w:rsid w:val="007041F5"/>
    <w:rsid w:val="00704297"/>
    <w:rsid w:val="007049B7"/>
    <w:rsid w:val="00704BA6"/>
    <w:rsid w:val="00704FEE"/>
    <w:rsid w:val="00705A41"/>
    <w:rsid w:val="00706CA0"/>
    <w:rsid w:val="00707E30"/>
    <w:rsid w:val="00707F73"/>
    <w:rsid w:val="007102E2"/>
    <w:rsid w:val="0071037C"/>
    <w:rsid w:val="00710AE7"/>
    <w:rsid w:val="00712CB2"/>
    <w:rsid w:val="00714280"/>
    <w:rsid w:val="0071647D"/>
    <w:rsid w:val="00717D35"/>
    <w:rsid w:val="00720BA6"/>
    <w:rsid w:val="00721156"/>
    <w:rsid w:val="007212D8"/>
    <w:rsid w:val="00721AB3"/>
    <w:rsid w:val="00722FEA"/>
    <w:rsid w:val="007231A9"/>
    <w:rsid w:val="00724C61"/>
    <w:rsid w:val="00725FD5"/>
    <w:rsid w:val="00726CCA"/>
    <w:rsid w:val="00726CD7"/>
    <w:rsid w:val="00731811"/>
    <w:rsid w:val="00731C7A"/>
    <w:rsid w:val="00732C81"/>
    <w:rsid w:val="00733920"/>
    <w:rsid w:val="00734749"/>
    <w:rsid w:val="00734D3C"/>
    <w:rsid w:val="007353DC"/>
    <w:rsid w:val="0073553A"/>
    <w:rsid w:val="007409E4"/>
    <w:rsid w:val="00744087"/>
    <w:rsid w:val="00744760"/>
    <w:rsid w:val="007447DA"/>
    <w:rsid w:val="00745712"/>
    <w:rsid w:val="007457BB"/>
    <w:rsid w:val="00746188"/>
    <w:rsid w:val="00746870"/>
    <w:rsid w:val="0074751A"/>
    <w:rsid w:val="00747B93"/>
    <w:rsid w:val="00747CEB"/>
    <w:rsid w:val="00750463"/>
    <w:rsid w:val="00752752"/>
    <w:rsid w:val="00753568"/>
    <w:rsid w:val="0075369E"/>
    <w:rsid w:val="0075374A"/>
    <w:rsid w:val="007551E8"/>
    <w:rsid w:val="007555AE"/>
    <w:rsid w:val="00755C41"/>
    <w:rsid w:val="0075626C"/>
    <w:rsid w:val="00756388"/>
    <w:rsid w:val="007572D8"/>
    <w:rsid w:val="00757A42"/>
    <w:rsid w:val="00757E10"/>
    <w:rsid w:val="00757FC0"/>
    <w:rsid w:val="00760505"/>
    <w:rsid w:val="00760B18"/>
    <w:rsid w:val="007615D5"/>
    <w:rsid w:val="007618B9"/>
    <w:rsid w:val="00761F65"/>
    <w:rsid w:val="00762A02"/>
    <w:rsid w:val="00762C3C"/>
    <w:rsid w:val="00762E64"/>
    <w:rsid w:val="00763129"/>
    <w:rsid w:val="00763616"/>
    <w:rsid w:val="0076449E"/>
    <w:rsid w:val="00764F63"/>
    <w:rsid w:val="0076552D"/>
    <w:rsid w:val="00770127"/>
    <w:rsid w:val="00770520"/>
    <w:rsid w:val="00770C82"/>
    <w:rsid w:val="007712C6"/>
    <w:rsid w:val="007713C3"/>
    <w:rsid w:val="00771786"/>
    <w:rsid w:val="007728B0"/>
    <w:rsid w:val="00773C29"/>
    <w:rsid w:val="00774326"/>
    <w:rsid w:val="00774E3D"/>
    <w:rsid w:val="00775708"/>
    <w:rsid w:val="00777262"/>
    <w:rsid w:val="007775DB"/>
    <w:rsid w:val="00777668"/>
    <w:rsid w:val="007812FB"/>
    <w:rsid w:val="007821A4"/>
    <w:rsid w:val="00782381"/>
    <w:rsid w:val="00782FE6"/>
    <w:rsid w:val="0078437F"/>
    <w:rsid w:val="007847B4"/>
    <w:rsid w:val="00784CB9"/>
    <w:rsid w:val="00785E00"/>
    <w:rsid w:val="00787245"/>
    <w:rsid w:val="007878AC"/>
    <w:rsid w:val="00787AD3"/>
    <w:rsid w:val="00787C0C"/>
    <w:rsid w:val="00790C89"/>
    <w:rsid w:val="00791F66"/>
    <w:rsid w:val="00792158"/>
    <w:rsid w:val="0079254E"/>
    <w:rsid w:val="007925A6"/>
    <w:rsid w:val="00795B13"/>
    <w:rsid w:val="0079686B"/>
    <w:rsid w:val="00796A09"/>
    <w:rsid w:val="00797A3E"/>
    <w:rsid w:val="00797C90"/>
    <w:rsid w:val="007A02AD"/>
    <w:rsid w:val="007A0325"/>
    <w:rsid w:val="007A0849"/>
    <w:rsid w:val="007A1429"/>
    <w:rsid w:val="007A253A"/>
    <w:rsid w:val="007A34C7"/>
    <w:rsid w:val="007A3C3C"/>
    <w:rsid w:val="007A44A0"/>
    <w:rsid w:val="007A46E4"/>
    <w:rsid w:val="007A4DC1"/>
    <w:rsid w:val="007A5550"/>
    <w:rsid w:val="007A62D6"/>
    <w:rsid w:val="007A6B8E"/>
    <w:rsid w:val="007A6F8D"/>
    <w:rsid w:val="007B270C"/>
    <w:rsid w:val="007B409E"/>
    <w:rsid w:val="007B62B9"/>
    <w:rsid w:val="007B6E53"/>
    <w:rsid w:val="007B6FF5"/>
    <w:rsid w:val="007B7674"/>
    <w:rsid w:val="007C0C6B"/>
    <w:rsid w:val="007C1225"/>
    <w:rsid w:val="007C1DC9"/>
    <w:rsid w:val="007C37AD"/>
    <w:rsid w:val="007C3A47"/>
    <w:rsid w:val="007C5132"/>
    <w:rsid w:val="007C5E66"/>
    <w:rsid w:val="007C6EDC"/>
    <w:rsid w:val="007C7F29"/>
    <w:rsid w:val="007D00AE"/>
    <w:rsid w:val="007D0320"/>
    <w:rsid w:val="007D11DD"/>
    <w:rsid w:val="007D2265"/>
    <w:rsid w:val="007D3CFA"/>
    <w:rsid w:val="007D3FCB"/>
    <w:rsid w:val="007D450E"/>
    <w:rsid w:val="007D5345"/>
    <w:rsid w:val="007D6A8A"/>
    <w:rsid w:val="007D6C36"/>
    <w:rsid w:val="007D7F76"/>
    <w:rsid w:val="007E004A"/>
    <w:rsid w:val="007E2E37"/>
    <w:rsid w:val="007E35C6"/>
    <w:rsid w:val="007E4D99"/>
    <w:rsid w:val="007E4E49"/>
    <w:rsid w:val="007E5036"/>
    <w:rsid w:val="007E565C"/>
    <w:rsid w:val="007F1B45"/>
    <w:rsid w:val="007F1E28"/>
    <w:rsid w:val="007F1E72"/>
    <w:rsid w:val="007F2DC5"/>
    <w:rsid w:val="007F3F0E"/>
    <w:rsid w:val="007F4527"/>
    <w:rsid w:val="007F4802"/>
    <w:rsid w:val="007F496D"/>
    <w:rsid w:val="007F5347"/>
    <w:rsid w:val="007F53B9"/>
    <w:rsid w:val="007F5F7D"/>
    <w:rsid w:val="007F62A4"/>
    <w:rsid w:val="007F786F"/>
    <w:rsid w:val="007F7F4E"/>
    <w:rsid w:val="007F7FCA"/>
    <w:rsid w:val="0080145F"/>
    <w:rsid w:val="008025C0"/>
    <w:rsid w:val="00802A37"/>
    <w:rsid w:val="00803A1E"/>
    <w:rsid w:val="008069B7"/>
    <w:rsid w:val="0081060D"/>
    <w:rsid w:val="0081086C"/>
    <w:rsid w:val="00812881"/>
    <w:rsid w:val="0081302B"/>
    <w:rsid w:val="00813179"/>
    <w:rsid w:val="0081420E"/>
    <w:rsid w:val="008167EB"/>
    <w:rsid w:val="00816CB9"/>
    <w:rsid w:val="0081778C"/>
    <w:rsid w:val="00817F46"/>
    <w:rsid w:val="00820CF9"/>
    <w:rsid w:val="008212D6"/>
    <w:rsid w:val="008233DB"/>
    <w:rsid w:val="00823ABA"/>
    <w:rsid w:val="0082507E"/>
    <w:rsid w:val="0082534D"/>
    <w:rsid w:val="00825D8B"/>
    <w:rsid w:val="008303B0"/>
    <w:rsid w:val="0083049B"/>
    <w:rsid w:val="00830B90"/>
    <w:rsid w:val="008311D9"/>
    <w:rsid w:val="008313AF"/>
    <w:rsid w:val="00832FBD"/>
    <w:rsid w:val="00834012"/>
    <w:rsid w:val="0083581C"/>
    <w:rsid w:val="0083583E"/>
    <w:rsid w:val="008420EA"/>
    <w:rsid w:val="008428BC"/>
    <w:rsid w:val="00843420"/>
    <w:rsid w:val="0084406A"/>
    <w:rsid w:val="0084424F"/>
    <w:rsid w:val="008457E8"/>
    <w:rsid w:val="00846309"/>
    <w:rsid w:val="00850AB6"/>
    <w:rsid w:val="00851177"/>
    <w:rsid w:val="008514FE"/>
    <w:rsid w:val="00852FB4"/>
    <w:rsid w:val="00853FA1"/>
    <w:rsid w:val="0085405C"/>
    <w:rsid w:val="00854DA4"/>
    <w:rsid w:val="008561DA"/>
    <w:rsid w:val="00862590"/>
    <w:rsid w:val="00863C04"/>
    <w:rsid w:val="00864D34"/>
    <w:rsid w:val="008654A8"/>
    <w:rsid w:val="00865618"/>
    <w:rsid w:val="00866417"/>
    <w:rsid w:val="00866846"/>
    <w:rsid w:val="008676C6"/>
    <w:rsid w:val="00870216"/>
    <w:rsid w:val="00871094"/>
    <w:rsid w:val="0087181B"/>
    <w:rsid w:val="00871A65"/>
    <w:rsid w:val="0087244A"/>
    <w:rsid w:val="008734E7"/>
    <w:rsid w:val="008741B8"/>
    <w:rsid w:val="00874563"/>
    <w:rsid w:val="00877848"/>
    <w:rsid w:val="00881D6F"/>
    <w:rsid w:val="00881E10"/>
    <w:rsid w:val="00882C2C"/>
    <w:rsid w:val="00882D93"/>
    <w:rsid w:val="008831A9"/>
    <w:rsid w:val="0088339B"/>
    <w:rsid w:val="008856F0"/>
    <w:rsid w:val="00886986"/>
    <w:rsid w:val="00887467"/>
    <w:rsid w:val="00891D37"/>
    <w:rsid w:val="008929C8"/>
    <w:rsid w:val="008935A9"/>
    <w:rsid w:val="00893D8C"/>
    <w:rsid w:val="0089694A"/>
    <w:rsid w:val="00896D91"/>
    <w:rsid w:val="00897526"/>
    <w:rsid w:val="008A08D6"/>
    <w:rsid w:val="008A0C62"/>
    <w:rsid w:val="008A1D0A"/>
    <w:rsid w:val="008A201D"/>
    <w:rsid w:val="008A22C7"/>
    <w:rsid w:val="008A243E"/>
    <w:rsid w:val="008A2AB8"/>
    <w:rsid w:val="008A3A57"/>
    <w:rsid w:val="008A3C96"/>
    <w:rsid w:val="008A4420"/>
    <w:rsid w:val="008A6759"/>
    <w:rsid w:val="008B007D"/>
    <w:rsid w:val="008B0A99"/>
    <w:rsid w:val="008B0AF0"/>
    <w:rsid w:val="008B218E"/>
    <w:rsid w:val="008B4C69"/>
    <w:rsid w:val="008B5A39"/>
    <w:rsid w:val="008B5C4D"/>
    <w:rsid w:val="008B7DA3"/>
    <w:rsid w:val="008C1055"/>
    <w:rsid w:val="008C3342"/>
    <w:rsid w:val="008C34C2"/>
    <w:rsid w:val="008C3F32"/>
    <w:rsid w:val="008C41F3"/>
    <w:rsid w:val="008C6578"/>
    <w:rsid w:val="008C757C"/>
    <w:rsid w:val="008C7613"/>
    <w:rsid w:val="008C7D5A"/>
    <w:rsid w:val="008D0573"/>
    <w:rsid w:val="008D0C9A"/>
    <w:rsid w:val="008D0F7E"/>
    <w:rsid w:val="008D1020"/>
    <w:rsid w:val="008D5084"/>
    <w:rsid w:val="008D523E"/>
    <w:rsid w:val="008D56BE"/>
    <w:rsid w:val="008D675B"/>
    <w:rsid w:val="008D72C4"/>
    <w:rsid w:val="008D7953"/>
    <w:rsid w:val="008E24E7"/>
    <w:rsid w:val="008E2BC1"/>
    <w:rsid w:val="008E2BCD"/>
    <w:rsid w:val="008E3848"/>
    <w:rsid w:val="008E3F55"/>
    <w:rsid w:val="008E5DFF"/>
    <w:rsid w:val="008E67A4"/>
    <w:rsid w:val="008E6F4C"/>
    <w:rsid w:val="008E7E0F"/>
    <w:rsid w:val="008F04D3"/>
    <w:rsid w:val="008F0857"/>
    <w:rsid w:val="008F0A4C"/>
    <w:rsid w:val="008F1235"/>
    <w:rsid w:val="008F2B4C"/>
    <w:rsid w:val="008F2E05"/>
    <w:rsid w:val="008F31DB"/>
    <w:rsid w:val="008F325B"/>
    <w:rsid w:val="008F3C2C"/>
    <w:rsid w:val="008F52E6"/>
    <w:rsid w:val="008F5E6C"/>
    <w:rsid w:val="00901BB8"/>
    <w:rsid w:val="0090374E"/>
    <w:rsid w:val="009045D5"/>
    <w:rsid w:val="00905B46"/>
    <w:rsid w:val="009070DB"/>
    <w:rsid w:val="00907693"/>
    <w:rsid w:val="00910325"/>
    <w:rsid w:val="00910FB3"/>
    <w:rsid w:val="0091149B"/>
    <w:rsid w:val="00913AAA"/>
    <w:rsid w:val="00915E60"/>
    <w:rsid w:val="0091783E"/>
    <w:rsid w:val="00917EB6"/>
    <w:rsid w:val="00920AD5"/>
    <w:rsid w:val="009217FC"/>
    <w:rsid w:val="00922ACA"/>
    <w:rsid w:val="009249B2"/>
    <w:rsid w:val="00924F54"/>
    <w:rsid w:val="009271AE"/>
    <w:rsid w:val="009274F5"/>
    <w:rsid w:val="009278D0"/>
    <w:rsid w:val="00927C65"/>
    <w:rsid w:val="00927D42"/>
    <w:rsid w:val="00927EB2"/>
    <w:rsid w:val="0093032F"/>
    <w:rsid w:val="00931FF4"/>
    <w:rsid w:val="009321DB"/>
    <w:rsid w:val="00932863"/>
    <w:rsid w:val="00933ACE"/>
    <w:rsid w:val="00934D20"/>
    <w:rsid w:val="0093562D"/>
    <w:rsid w:val="00935804"/>
    <w:rsid w:val="0093658E"/>
    <w:rsid w:val="00936909"/>
    <w:rsid w:val="0093796D"/>
    <w:rsid w:val="00940A68"/>
    <w:rsid w:val="00940ACF"/>
    <w:rsid w:val="009412EC"/>
    <w:rsid w:val="009413F1"/>
    <w:rsid w:val="009419BD"/>
    <w:rsid w:val="009428B0"/>
    <w:rsid w:val="0094477D"/>
    <w:rsid w:val="00944A09"/>
    <w:rsid w:val="00945F6D"/>
    <w:rsid w:val="00947C86"/>
    <w:rsid w:val="00950C5A"/>
    <w:rsid w:val="00950E45"/>
    <w:rsid w:val="00951843"/>
    <w:rsid w:val="00951E9A"/>
    <w:rsid w:val="009524F7"/>
    <w:rsid w:val="00952745"/>
    <w:rsid w:val="00952B4B"/>
    <w:rsid w:val="00952D01"/>
    <w:rsid w:val="0095317A"/>
    <w:rsid w:val="009533AC"/>
    <w:rsid w:val="0095384E"/>
    <w:rsid w:val="00953C81"/>
    <w:rsid w:val="00954226"/>
    <w:rsid w:val="00954D3A"/>
    <w:rsid w:val="00957CEF"/>
    <w:rsid w:val="00961E10"/>
    <w:rsid w:val="00963058"/>
    <w:rsid w:val="009633C4"/>
    <w:rsid w:val="0096347A"/>
    <w:rsid w:val="00963A79"/>
    <w:rsid w:val="00963D4F"/>
    <w:rsid w:val="00963FB9"/>
    <w:rsid w:val="00964E19"/>
    <w:rsid w:val="009652C0"/>
    <w:rsid w:val="009652CB"/>
    <w:rsid w:val="00965D78"/>
    <w:rsid w:val="00966569"/>
    <w:rsid w:val="00967797"/>
    <w:rsid w:val="00970AAC"/>
    <w:rsid w:val="00970B2F"/>
    <w:rsid w:val="00970E83"/>
    <w:rsid w:val="00971AA0"/>
    <w:rsid w:val="0097202B"/>
    <w:rsid w:val="00972535"/>
    <w:rsid w:val="00972B60"/>
    <w:rsid w:val="00973178"/>
    <w:rsid w:val="00973B11"/>
    <w:rsid w:val="00973B20"/>
    <w:rsid w:val="00973E02"/>
    <w:rsid w:val="00973FC4"/>
    <w:rsid w:val="00974D4D"/>
    <w:rsid w:val="00975BF7"/>
    <w:rsid w:val="0097707C"/>
    <w:rsid w:val="0097707E"/>
    <w:rsid w:val="00982254"/>
    <w:rsid w:val="009840E8"/>
    <w:rsid w:val="0098568B"/>
    <w:rsid w:val="00986652"/>
    <w:rsid w:val="00990CD0"/>
    <w:rsid w:val="00992052"/>
    <w:rsid w:val="00993623"/>
    <w:rsid w:val="009977A7"/>
    <w:rsid w:val="009A0ED6"/>
    <w:rsid w:val="009A24E6"/>
    <w:rsid w:val="009A25BC"/>
    <w:rsid w:val="009A2AA6"/>
    <w:rsid w:val="009A3B81"/>
    <w:rsid w:val="009A4310"/>
    <w:rsid w:val="009A4E3A"/>
    <w:rsid w:val="009A7A08"/>
    <w:rsid w:val="009B22B1"/>
    <w:rsid w:val="009B331D"/>
    <w:rsid w:val="009B3620"/>
    <w:rsid w:val="009B3B3F"/>
    <w:rsid w:val="009B3FFB"/>
    <w:rsid w:val="009B6130"/>
    <w:rsid w:val="009B6B64"/>
    <w:rsid w:val="009B6FD1"/>
    <w:rsid w:val="009C01CF"/>
    <w:rsid w:val="009C15BA"/>
    <w:rsid w:val="009C2284"/>
    <w:rsid w:val="009C28C0"/>
    <w:rsid w:val="009C5679"/>
    <w:rsid w:val="009C67E4"/>
    <w:rsid w:val="009D0DE6"/>
    <w:rsid w:val="009D0E3F"/>
    <w:rsid w:val="009D1041"/>
    <w:rsid w:val="009D2038"/>
    <w:rsid w:val="009D2171"/>
    <w:rsid w:val="009D21FB"/>
    <w:rsid w:val="009D435D"/>
    <w:rsid w:val="009D592C"/>
    <w:rsid w:val="009D5CC4"/>
    <w:rsid w:val="009D645E"/>
    <w:rsid w:val="009D655B"/>
    <w:rsid w:val="009E078E"/>
    <w:rsid w:val="009E0F04"/>
    <w:rsid w:val="009E0F11"/>
    <w:rsid w:val="009E1008"/>
    <w:rsid w:val="009E128A"/>
    <w:rsid w:val="009E179E"/>
    <w:rsid w:val="009E201F"/>
    <w:rsid w:val="009E2335"/>
    <w:rsid w:val="009E27ED"/>
    <w:rsid w:val="009E2B1C"/>
    <w:rsid w:val="009E4AA9"/>
    <w:rsid w:val="009E5CA9"/>
    <w:rsid w:val="009E5CBC"/>
    <w:rsid w:val="009E6E11"/>
    <w:rsid w:val="009E7261"/>
    <w:rsid w:val="009E79C5"/>
    <w:rsid w:val="009E79E6"/>
    <w:rsid w:val="009F0253"/>
    <w:rsid w:val="009F0885"/>
    <w:rsid w:val="009F0D0F"/>
    <w:rsid w:val="009F0EC4"/>
    <w:rsid w:val="009F1404"/>
    <w:rsid w:val="009F2911"/>
    <w:rsid w:val="009F2ED3"/>
    <w:rsid w:val="009F35F3"/>
    <w:rsid w:val="009F48C5"/>
    <w:rsid w:val="009F6DA9"/>
    <w:rsid w:val="009F7258"/>
    <w:rsid w:val="00A00C54"/>
    <w:rsid w:val="00A01300"/>
    <w:rsid w:val="00A018DE"/>
    <w:rsid w:val="00A02F9E"/>
    <w:rsid w:val="00A05249"/>
    <w:rsid w:val="00A05B5F"/>
    <w:rsid w:val="00A06E15"/>
    <w:rsid w:val="00A0702A"/>
    <w:rsid w:val="00A1108C"/>
    <w:rsid w:val="00A12395"/>
    <w:rsid w:val="00A13A9A"/>
    <w:rsid w:val="00A13ED3"/>
    <w:rsid w:val="00A145BA"/>
    <w:rsid w:val="00A161A3"/>
    <w:rsid w:val="00A17F2E"/>
    <w:rsid w:val="00A204E8"/>
    <w:rsid w:val="00A2125A"/>
    <w:rsid w:val="00A21502"/>
    <w:rsid w:val="00A220B0"/>
    <w:rsid w:val="00A2261D"/>
    <w:rsid w:val="00A2262C"/>
    <w:rsid w:val="00A22D67"/>
    <w:rsid w:val="00A22F59"/>
    <w:rsid w:val="00A24376"/>
    <w:rsid w:val="00A25491"/>
    <w:rsid w:val="00A260E6"/>
    <w:rsid w:val="00A274C6"/>
    <w:rsid w:val="00A27B3E"/>
    <w:rsid w:val="00A30AA6"/>
    <w:rsid w:val="00A3309D"/>
    <w:rsid w:val="00A33846"/>
    <w:rsid w:val="00A33E8B"/>
    <w:rsid w:val="00A340D9"/>
    <w:rsid w:val="00A3464D"/>
    <w:rsid w:val="00A35CD9"/>
    <w:rsid w:val="00A36043"/>
    <w:rsid w:val="00A408EF"/>
    <w:rsid w:val="00A41660"/>
    <w:rsid w:val="00A418DD"/>
    <w:rsid w:val="00A422A3"/>
    <w:rsid w:val="00A43423"/>
    <w:rsid w:val="00A44D48"/>
    <w:rsid w:val="00A45C4D"/>
    <w:rsid w:val="00A460CB"/>
    <w:rsid w:val="00A477BF"/>
    <w:rsid w:val="00A50699"/>
    <w:rsid w:val="00A513C3"/>
    <w:rsid w:val="00A53218"/>
    <w:rsid w:val="00A53282"/>
    <w:rsid w:val="00A53F9E"/>
    <w:rsid w:val="00A54DA1"/>
    <w:rsid w:val="00A564B5"/>
    <w:rsid w:val="00A6013A"/>
    <w:rsid w:val="00A60A5F"/>
    <w:rsid w:val="00A614C7"/>
    <w:rsid w:val="00A614D8"/>
    <w:rsid w:val="00A62563"/>
    <w:rsid w:val="00A63FD7"/>
    <w:rsid w:val="00A6513A"/>
    <w:rsid w:val="00A65A84"/>
    <w:rsid w:val="00A65AE0"/>
    <w:rsid w:val="00A665A5"/>
    <w:rsid w:val="00A734A4"/>
    <w:rsid w:val="00A74478"/>
    <w:rsid w:val="00A74C8C"/>
    <w:rsid w:val="00A76ABC"/>
    <w:rsid w:val="00A779BE"/>
    <w:rsid w:val="00A801E5"/>
    <w:rsid w:val="00A80499"/>
    <w:rsid w:val="00A80750"/>
    <w:rsid w:val="00A82378"/>
    <w:rsid w:val="00A8271B"/>
    <w:rsid w:val="00A82E19"/>
    <w:rsid w:val="00A84AB5"/>
    <w:rsid w:val="00A84BF2"/>
    <w:rsid w:val="00A8687C"/>
    <w:rsid w:val="00A8725E"/>
    <w:rsid w:val="00A903AC"/>
    <w:rsid w:val="00A91374"/>
    <w:rsid w:val="00A920C6"/>
    <w:rsid w:val="00A93BB0"/>
    <w:rsid w:val="00A93EBB"/>
    <w:rsid w:val="00A941B9"/>
    <w:rsid w:val="00A94A3B"/>
    <w:rsid w:val="00A94E6F"/>
    <w:rsid w:val="00A95280"/>
    <w:rsid w:val="00A95315"/>
    <w:rsid w:val="00A9643E"/>
    <w:rsid w:val="00A9734F"/>
    <w:rsid w:val="00A97E98"/>
    <w:rsid w:val="00AA0B33"/>
    <w:rsid w:val="00AA1626"/>
    <w:rsid w:val="00AA183F"/>
    <w:rsid w:val="00AA245F"/>
    <w:rsid w:val="00AA3ADF"/>
    <w:rsid w:val="00AA465F"/>
    <w:rsid w:val="00AB20DD"/>
    <w:rsid w:val="00AB2AA2"/>
    <w:rsid w:val="00AB2E39"/>
    <w:rsid w:val="00AB47D5"/>
    <w:rsid w:val="00AB5D88"/>
    <w:rsid w:val="00AB6206"/>
    <w:rsid w:val="00AB6B2A"/>
    <w:rsid w:val="00AB7965"/>
    <w:rsid w:val="00AC2004"/>
    <w:rsid w:val="00AC3308"/>
    <w:rsid w:val="00AC3DC6"/>
    <w:rsid w:val="00AC456C"/>
    <w:rsid w:val="00AC48AE"/>
    <w:rsid w:val="00AC5192"/>
    <w:rsid w:val="00AC5811"/>
    <w:rsid w:val="00AC7CFC"/>
    <w:rsid w:val="00AD08F6"/>
    <w:rsid w:val="00AD11C4"/>
    <w:rsid w:val="00AD166A"/>
    <w:rsid w:val="00AD281D"/>
    <w:rsid w:val="00AD306B"/>
    <w:rsid w:val="00AD440C"/>
    <w:rsid w:val="00AD4674"/>
    <w:rsid w:val="00AD5601"/>
    <w:rsid w:val="00AD662F"/>
    <w:rsid w:val="00AD6E26"/>
    <w:rsid w:val="00AE0488"/>
    <w:rsid w:val="00AE07A4"/>
    <w:rsid w:val="00AE0A81"/>
    <w:rsid w:val="00AE0F2A"/>
    <w:rsid w:val="00AE0FDB"/>
    <w:rsid w:val="00AE1620"/>
    <w:rsid w:val="00AE22C3"/>
    <w:rsid w:val="00AE2446"/>
    <w:rsid w:val="00AE4A39"/>
    <w:rsid w:val="00AE5500"/>
    <w:rsid w:val="00AE65A1"/>
    <w:rsid w:val="00AE66B8"/>
    <w:rsid w:val="00AE7034"/>
    <w:rsid w:val="00AF00D2"/>
    <w:rsid w:val="00AF0315"/>
    <w:rsid w:val="00AF14FF"/>
    <w:rsid w:val="00AF35E4"/>
    <w:rsid w:val="00AF3858"/>
    <w:rsid w:val="00AF45D1"/>
    <w:rsid w:val="00AF63BF"/>
    <w:rsid w:val="00AF75D9"/>
    <w:rsid w:val="00B00483"/>
    <w:rsid w:val="00B02E63"/>
    <w:rsid w:val="00B03FF9"/>
    <w:rsid w:val="00B05731"/>
    <w:rsid w:val="00B0750B"/>
    <w:rsid w:val="00B0771C"/>
    <w:rsid w:val="00B10AA2"/>
    <w:rsid w:val="00B112C3"/>
    <w:rsid w:val="00B11457"/>
    <w:rsid w:val="00B135BB"/>
    <w:rsid w:val="00B14F46"/>
    <w:rsid w:val="00B16764"/>
    <w:rsid w:val="00B1738E"/>
    <w:rsid w:val="00B20563"/>
    <w:rsid w:val="00B20603"/>
    <w:rsid w:val="00B2170B"/>
    <w:rsid w:val="00B21E06"/>
    <w:rsid w:val="00B24023"/>
    <w:rsid w:val="00B26272"/>
    <w:rsid w:val="00B267FD"/>
    <w:rsid w:val="00B26C5F"/>
    <w:rsid w:val="00B30E61"/>
    <w:rsid w:val="00B31D2E"/>
    <w:rsid w:val="00B32538"/>
    <w:rsid w:val="00B33E6C"/>
    <w:rsid w:val="00B3455A"/>
    <w:rsid w:val="00B34CA7"/>
    <w:rsid w:val="00B36BE1"/>
    <w:rsid w:val="00B4358B"/>
    <w:rsid w:val="00B43EFE"/>
    <w:rsid w:val="00B43F8C"/>
    <w:rsid w:val="00B47A7A"/>
    <w:rsid w:val="00B5117A"/>
    <w:rsid w:val="00B52128"/>
    <w:rsid w:val="00B52A7C"/>
    <w:rsid w:val="00B53A28"/>
    <w:rsid w:val="00B5515D"/>
    <w:rsid w:val="00B55EF1"/>
    <w:rsid w:val="00B57161"/>
    <w:rsid w:val="00B62A56"/>
    <w:rsid w:val="00B62D22"/>
    <w:rsid w:val="00B63516"/>
    <w:rsid w:val="00B63738"/>
    <w:rsid w:val="00B63B1D"/>
    <w:rsid w:val="00B644DA"/>
    <w:rsid w:val="00B64781"/>
    <w:rsid w:val="00B648BA"/>
    <w:rsid w:val="00B64E33"/>
    <w:rsid w:val="00B663D6"/>
    <w:rsid w:val="00B664B9"/>
    <w:rsid w:val="00B672E8"/>
    <w:rsid w:val="00B67BE4"/>
    <w:rsid w:val="00B67CF7"/>
    <w:rsid w:val="00B67E16"/>
    <w:rsid w:val="00B7148F"/>
    <w:rsid w:val="00B71E0B"/>
    <w:rsid w:val="00B72667"/>
    <w:rsid w:val="00B72953"/>
    <w:rsid w:val="00B73AFB"/>
    <w:rsid w:val="00B74C44"/>
    <w:rsid w:val="00B761E1"/>
    <w:rsid w:val="00B76BC2"/>
    <w:rsid w:val="00B76C28"/>
    <w:rsid w:val="00B773F5"/>
    <w:rsid w:val="00B77B0A"/>
    <w:rsid w:val="00B77B34"/>
    <w:rsid w:val="00B77D5C"/>
    <w:rsid w:val="00B77F4D"/>
    <w:rsid w:val="00B8281B"/>
    <w:rsid w:val="00B84DA4"/>
    <w:rsid w:val="00B866AA"/>
    <w:rsid w:val="00B86C6C"/>
    <w:rsid w:val="00B90E64"/>
    <w:rsid w:val="00B9174C"/>
    <w:rsid w:val="00B91F09"/>
    <w:rsid w:val="00B94D96"/>
    <w:rsid w:val="00B950BA"/>
    <w:rsid w:val="00B95F5C"/>
    <w:rsid w:val="00B96281"/>
    <w:rsid w:val="00B96E24"/>
    <w:rsid w:val="00B9704C"/>
    <w:rsid w:val="00B9769C"/>
    <w:rsid w:val="00B97B02"/>
    <w:rsid w:val="00BA1D14"/>
    <w:rsid w:val="00BA1D61"/>
    <w:rsid w:val="00BA220A"/>
    <w:rsid w:val="00BA37E6"/>
    <w:rsid w:val="00BA444F"/>
    <w:rsid w:val="00BA4A0F"/>
    <w:rsid w:val="00BA4AB0"/>
    <w:rsid w:val="00BA4BD6"/>
    <w:rsid w:val="00BA7E49"/>
    <w:rsid w:val="00BB03D1"/>
    <w:rsid w:val="00BB0678"/>
    <w:rsid w:val="00BB3276"/>
    <w:rsid w:val="00BB3309"/>
    <w:rsid w:val="00BB3833"/>
    <w:rsid w:val="00BB3B1E"/>
    <w:rsid w:val="00BB415D"/>
    <w:rsid w:val="00BB5302"/>
    <w:rsid w:val="00BB530D"/>
    <w:rsid w:val="00BB6369"/>
    <w:rsid w:val="00BC05CE"/>
    <w:rsid w:val="00BC16C3"/>
    <w:rsid w:val="00BC6685"/>
    <w:rsid w:val="00BC6F03"/>
    <w:rsid w:val="00BD2D36"/>
    <w:rsid w:val="00BD3701"/>
    <w:rsid w:val="00BD3B31"/>
    <w:rsid w:val="00BD3DBE"/>
    <w:rsid w:val="00BD44A3"/>
    <w:rsid w:val="00BD5C3B"/>
    <w:rsid w:val="00BD67D5"/>
    <w:rsid w:val="00BD7602"/>
    <w:rsid w:val="00BD76F8"/>
    <w:rsid w:val="00BE37D0"/>
    <w:rsid w:val="00BE5873"/>
    <w:rsid w:val="00BE6180"/>
    <w:rsid w:val="00BF12C3"/>
    <w:rsid w:val="00BF1C37"/>
    <w:rsid w:val="00BF1FA3"/>
    <w:rsid w:val="00BF2710"/>
    <w:rsid w:val="00BF3484"/>
    <w:rsid w:val="00BF4FDA"/>
    <w:rsid w:val="00BF5074"/>
    <w:rsid w:val="00BF52D1"/>
    <w:rsid w:val="00BF5965"/>
    <w:rsid w:val="00BF61CF"/>
    <w:rsid w:val="00BF64FD"/>
    <w:rsid w:val="00BF6D45"/>
    <w:rsid w:val="00BF7BBD"/>
    <w:rsid w:val="00BF7ED9"/>
    <w:rsid w:val="00C0205F"/>
    <w:rsid w:val="00C028D1"/>
    <w:rsid w:val="00C030C1"/>
    <w:rsid w:val="00C04E74"/>
    <w:rsid w:val="00C04F08"/>
    <w:rsid w:val="00C056E5"/>
    <w:rsid w:val="00C05890"/>
    <w:rsid w:val="00C06592"/>
    <w:rsid w:val="00C06E32"/>
    <w:rsid w:val="00C103A5"/>
    <w:rsid w:val="00C11285"/>
    <w:rsid w:val="00C1221B"/>
    <w:rsid w:val="00C134D2"/>
    <w:rsid w:val="00C13D07"/>
    <w:rsid w:val="00C1420E"/>
    <w:rsid w:val="00C14BEA"/>
    <w:rsid w:val="00C14D1B"/>
    <w:rsid w:val="00C1787D"/>
    <w:rsid w:val="00C21DD5"/>
    <w:rsid w:val="00C22813"/>
    <w:rsid w:val="00C22E73"/>
    <w:rsid w:val="00C2579F"/>
    <w:rsid w:val="00C26AE9"/>
    <w:rsid w:val="00C27F5C"/>
    <w:rsid w:val="00C308B5"/>
    <w:rsid w:val="00C33131"/>
    <w:rsid w:val="00C34F9A"/>
    <w:rsid w:val="00C34FB9"/>
    <w:rsid w:val="00C35559"/>
    <w:rsid w:val="00C36809"/>
    <w:rsid w:val="00C37674"/>
    <w:rsid w:val="00C379BC"/>
    <w:rsid w:val="00C40708"/>
    <w:rsid w:val="00C41191"/>
    <w:rsid w:val="00C41407"/>
    <w:rsid w:val="00C43F32"/>
    <w:rsid w:val="00C448AC"/>
    <w:rsid w:val="00C44900"/>
    <w:rsid w:val="00C44B56"/>
    <w:rsid w:val="00C45053"/>
    <w:rsid w:val="00C45167"/>
    <w:rsid w:val="00C457CE"/>
    <w:rsid w:val="00C46F52"/>
    <w:rsid w:val="00C51120"/>
    <w:rsid w:val="00C525D1"/>
    <w:rsid w:val="00C52EA8"/>
    <w:rsid w:val="00C5378B"/>
    <w:rsid w:val="00C53991"/>
    <w:rsid w:val="00C53E8E"/>
    <w:rsid w:val="00C53EB4"/>
    <w:rsid w:val="00C5445A"/>
    <w:rsid w:val="00C54745"/>
    <w:rsid w:val="00C54B82"/>
    <w:rsid w:val="00C551C9"/>
    <w:rsid w:val="00C55916"/>
    <w:rsid w:val="00C56F14"/>
    <w:rsid w:val="00C57C1D"/>
    <w:rsid w:val="00C6104C"/>
    <w:rsid w:val="00C61480"/>
    <w:rsid w:val="00C614EF"/>
    <w:rsid w:val="00C62B33"/>
    <w:rsid w:val="00C656BC"/>
    <w:rsid w:val="00C70D66"/>
    <w:rsid w:val="00C725BF"/>
    <w:rsid w:val="00C72EF6"/>
    <w:rsid w:val="00C7327C"/>
    <w:rsid w:val="00C73D62"/>
    <w:rsid w:val="00C73EC1"/>
    <w:rsid w:val="00C7495F"/>
    <w:rsid w:val="00C74A00"/>
    <w:rsid w:val="00C74B7C"/>
    <w:rsid w:val="00C758F3"/>
    <w:rsid w:val="00C760E4"/>
    <w:rsid w:val="00C76606"/>
    <w:rsid w:val="00C772BE"/>
    <w:rsid w:val="00C808FE"/>
    <w:rsid w:val="00C82C5D"/>
    <w:rsid w:val="00C84CD3"/>
    <w:rsid w:val="00C85155"/>
    <w:rsid w:val="00C859D4"/>
    <w:rsid w:val="00C85F9E"/>
    <w:rsid w:val="00C8790B"/>
    <w:rsid w:val="00C9044C"/>
    <w:rsid w:val="00C92086"/>
    <w:rsid w:val="00C93049"/>
    <w:rsid w:val="00C934DE"/>
    <w:rsid w:val="00C93B24"/>
    <w:rsid w:val="00C93E74"/>
    <w:rsid w:val="00C9506F"/>
    <w:rsid w:val="00C96AF5"/>
    <w:rsid w:val="00C96F36"/>
    <w:rsid w:val="00C978FD"/>
    <w:rsid w:val="00CA0B6C"/>
    <w:rsid w:val="00CA0B71"/>
    <w:rsid w:val="00CA1165"/>
    <w:rsid w:val="00CA15F8"/>
    <w:rsid w:val="00CA18DE"/>
    <w:rsid w:val="00CA1DC1"/>
    <w:rsid w:val="00CA3834"/>
    <w:rsid w:val="00CA4BEE"/>
    <w:rsid w:val="00CA543D"/>
    <w:rsid w:val="00CA59C6"/>
    <w:rsid w:val="00CA688A"/>
    <w:rsid w:val="00CA7DBE"/>
    <w:rsid w:val="00CB03A3"/>
    <w:rsid w:val="00CB232C"/>
    <w:rsid w:val="00CB316C"/>
    <w:rsid w:val="00CB36BE"/>
    <w:rsid w:val="00CB3A04"/>
    <w:rsid w:val="00CB3B29"/>
    <w:rsid w:val="00CB3C2F"/>
    <w:rsid w:val="00CB61D4"/>
    <w:rsid w:val="00CB6A37"/>
    <w:rsid w:val="00CB6C2F"/>
    <w:rsid w:val="00CB7A53"/>
    <w:rsid w:val="00CC02CA"/>
    <w:rsid w:val="00CC0FE6"/>
    <w:rsid w:val="00CC19BE"/>
    <w:rsid w:val="00CC471D"/>
    <w:rsid w:val="00CC67B0"/>
    <w:rsid w:val="00CC6FCF"/>
    <w:rsid w:val="00CC715F"/>
    <w:rsid w:val="00CC71B8"/>
    <w:rsid w:val="00CD030F"/>
    <w:rsid w:val="00CD1A0A"/>
    <w:rsid w:val="00CD213F"/>
    <w:rsid w:val="00CD2E16"/>
    <w:rsid w:val="00CD3578"/>
    <w:rsid w:val="00CD43DA"/>
    <w:rsid w:val="00CD57D5"/>
    <w:rsid w:val="00CD5F6A"/>
    <w:rsid w:val="00CD5FD3"/>
    <w:rsid w:val="00CD619A"/>
    <w:rsid w:val="00CD7E80"/>
    <w:rsid w:val="00CE001B"/>
    <w:rsid w:val="00CE0DB1"/>
    <w:rsid w:val="00CE1147"/>
    <w:rsid w:val="00CE13D0"/>
    <w:rsid w:val="00CE1B64"/>
    <w:rsid w:val="00CE1FB4"/>
    <w:rsid w:val="00CE217A"/>
    <w:rsid w:val="00CE4D83"/>
    <w:rsid w:val="00CE4DE8"/>
    <w:rsid w:val="00CF002B"/>
    <w:rsid w:val="00CF0C14"/>
    <w:rsid w:val="00CF2664"/>
    <w:rsid w:val="00CF298B"/>
    <w:rsid w:val="00CF3A12"/>
    <w:rsid w:val="00CF4BFD"/>
    <w:rsid w:val="00CF5F1E"/>
    <w:rsid w:val="00CF6ECA"/>
    <w:rsid w:val="00D0104F"/>
    <w:rsid w:val="00D01E04"/>
    <w:rsid w:val="00D01F2A"/>
    <w:rsid w:val="00D0341B"/>
    <w:rsid w:val="00D0365F"/>
    <w:rsid w:val="00D1022E"/>
    <w:rsid w:val="00D10E21"/>
    <w:rsid w:val="00D10E9B"/>
    <w:rsid w:val="00D115FF"/>
    <w:rsid w:val="00D11AF8"/>
    <w:rsid w:val="00D11FE7"/>
    <w:rsid w:val="00D12133"/>
    <w:rsid w:val="00D12D2E"/>
    <w:rsid w:val="00D15BE5"/>
    <w:rsid w:val="00D16F77"/>
    <w:rsid w:val="00D17138"/>
    <w:rsid w:val="00D17C6A"/>
    <w:rsid w:val="00D2018E"/>
    <w:rsid w:val="00D20286"/>
    <w:rsid w:val="00D20677"/>
    <w:rsid w:val="00D2277A"/>
    <w:rsid w:val="00D24722"/>
    <w:rsid w:val="00D24948"/>
    <w:rsid w:val="00D253F0"/>
    <w:rsid w:val="00D25F4C"/>
    <w:rsid w:val="00D265F5"/>
    <w:rsid w:val="00D2738C"/>
    <w:rsid w:val="00D30CBA"/>
    <w:rsid w:val="00D30E9E"/>
    <w:rsid w:val="00D32BA6"/>
    <w:rsid w:val="00D33560"/>
    <w:rsid w:val="00D33DDA"/>
    <w:rsid w:val="00D3488C"/>
    <w:rsid w:val="00D37369"/>
    <w:rsid w:val="00D3742B"/>
    <w:rsid w:val="00D407F2"/>
    <w:rsid w:val="00D4172D"/>
    <w:rsid w:val="00D43483"/>
    <w:rsid w:val="00D43A45"/>
    <w:rsid w:val="00D44F23"/>
    <w:rsid w:val="00D47A14"/>
    <w:rsid w:val="00D47C17"/>
    <w:rsid w:val="00D50BEC"/>
    <w:rsid w:val="00D512BC"/>
    <w:rsid w:val="00D5134F"/>
    <w:rsid w:val="00D518F3"/>
    <w:rsid w:val="00D523E1"/>
    <w:rsid w:val="00D530D1"/>
    <w:rsid w:val="00D53FBE"/>
    <w:rsid w:val="00D5429D"/>
    <w:rsid w:val="00D54E67"/>
    <w:rsid w:val="00D56492"/>
    <w:rsid w:val="00D56A8E"/>
    <w:rsid w:val="00D56FF9"/>
    <w:rsid w:val="00D57C39"/>
    <w:rsid w:val="00D61D58"/>
    <w:rsid w:val="00D64313"/>
    <w:rsid w:val="00D67811"/>
    <w:rsid w:val="00D70B31"/>
    <w:rsid w:val="00D70E55"/>
    <w:rsid w:val="00D7223E"/>
    <w:rsid w:val="00D728CD"/>
    <w:rsid w:val="00D73090"/>
    <w:rsid w:val="00D74145"/>
    <w:rsid w:val="00D74A6C"/>
    <w:rsid w:val="00D764D0"/>
    <w:rsid w:val="00D76A79"/>
    <w:rsid w:val="00D76EAC"/>
    <w:rsid w:val="00D77366"/>
    <w:rsid w:val="00D80536"/>
    <w:rsid w:val="00D80740"/>
    <w:rsid w:val="00D80BC3"/>
    <w:rsid w:val="00D815EC"/>
    <w:rsid w:val="00D82191"/>
    <w:rsid w:val="00D82199"/>
    <w:rsid w:val="00D82481"/>
    <w:rsid w:val="00D82E9A"/>
    <w:rsid w:val="00D8388C"/>
    <w:rsid w:val="00D84451"/>
    <w:rsid w:val="00D84A42"/>
    <w:rsid w:val="00D8632B"/>
    <w:rsid w:val="00D863B8"/>
    <w:rsid w:val="00D8653F"/>
    <w:rsid w:val="00D91F20"/>
    <w:rsid w:val="00D93B5E"/>
    <w:rsid w:val="00D93D90"/>
    <w:rsid w:val="00D93E15"/>
    <w:rsid w:val="00D94F54"/>
    <w:rsid w:val="00D959AA"/>
    <w:rsid w:val="00D96155"/>
    <w:rsid w:val="00D96A7A"/>
    <w:rsid w:val="00D96D75"/>
    <w:rsid w:val="00D97879"/>
    <w:rsid w:val="00DA03EC"/>
    <w:rsid w:val="00DA0E9B"/>
    <w:rsid w:val="00DA443D"/>
    <w:rsid w:val="00DA47A4"/>
    <w:rsid w:val="00DA49AE"/>
    <w:rsid w:val="00DA5CF6"/>
    <w:rsid w:val="00DA692A"/>
    <w:rsid w:val="00DB0641"/>
    <w:rsid w:val="00DB0BE8"/>
    <w:rsid w:val="00DB0D47"/>
    <w:rsid w:val="00DB1461"/>
    <w:rsid w:val="00DB1B43"/>
    <w:rsid w:val="00DB23F2"/>
    <w:rsid w:val="00DB27AB"/>
    <w:rsid w:val="00DB3224"/>
    <w:rsid w:val="00DB506A"/>
    <w:rsid w:val="00DB52B3"/>
    <w:rsid w:val="00DB6344"/>
    <w:rsid w:val="00DC110F"/>
    <w:rsid w:val="00DC2AFB"/>
    <w:rsid w:val="00DC42A9"/>
    <w:rsid w:val="00DC44C5"/>
    <w:rsid w:val="00DC7650"/>
    <w:rsid w:val="00DC7775"/>
    <w:rsid w:val="00DD014B"/>
    <w:rsid w:val="00DD0D34"/>
    <w:rsid w:val="00DD1B3C"/>
    <w:rsid w:val="00DD39A9"/>
    <w:rsid w:val="00DD5170"/>
    <w:rsid w:val="00DD5C8F"/>
    <w:rsid w:val="00DE044D"/>
    <w:rsid w:val="00DE0737"/>
    <w:rsid w:val="00DE09D7"/>
    <w:rsid w:val="00DE3B13"/>
    <w:rsid w:val="00DE5962"/>
    <w:rsid w:val="00DE5C0B"/>
    <w:rsid w:val="00DE672B"/>
    <w:rsid w:val="00DE72FA"/>
    <w:rsid w:val="00DF015D"/>
    <w:rsid w:val="00DF2031"/>
    <w:rsid w:val="00DF2330"/>
    <w:rsid w:val="00DF45E7"/>
    <w:rsid w:val="00DF6150"/>
    <w:rsid w:val="00DF62ED"/>
    <w:rsid w:val="00E014CA"/>
    <w:rsid w:val="00E01674"/>
    <w:rsid w:val="00E019F6"/>
    <w:rsid w:val="00E01D16"/>
    <w:rsid w:val="00E0280A"/>
    <w:rsid w:val="00E02A91"/>
    <w:rsid w:val="00E04E4A"/>
    <w:rsid w:val="00E05CE2"/>
    <w:rsid w:val="00E06590"/>
    <w:rsid w:val="00E06EB3"/>
    <w:rsid w:val="00E0755D"/>
    <w:rsid w:val="00E078F7"/>
    <w:rsid w:val="00E102E6"/>
    <w:rsid w:val="00E108C2"/>
    <w:rsid w:val="00E10D02"/>
    <w:rsid w:val="00E12200"/>
    <w:rsid w:val="00E12314"/>
    <w:rsid w:val="00E13114"/>
    <w:rsid w:val="00E13878"/>
    <w:rsid w:val="00E15515"/>
    <w:rsid w:val="00E16281"/>
    <w:rsid w:val="00E21A01"/>
    <w:rsid w:val="00E22C77"/>
    <w:rsid w:val="00E23F8A"/>
    <w:rsid w:val="00E2444C"/>
    <w:rsid w:val="00E25E05"/>
    <w:rsid w:val="00E2745F"/>
    <w:rsid w:val="00E27C2A"/>
    <w:rsid w:val="00E30D76"/>
    <w:rsid w:val="00E31CE3"/>
    <w:rsid w:val="00E336C0"/>
    <w:rsid w:val="00E33919"/>
    <w:rsid w:val="00E34044"/>
    <w:rsid w:val="00E35464"/>
    <w:rsid w:val="00E35746"/>
    <w:rsid w:val="00E35DEF"/>
    <w:rsid w:val="00E37317"/>
    <w:rsid w:val="00E37BB7"/>
    <w:rsid w:val="00E37D67"/>
    <w:rsid w:val="00E400A3"/>
    <w:rsid w:val="00E40E96"/>
    <w:rsid w:val="00E40FB1"/>
    <w:rsid w:val="00E4162E"/>
    <w:rsid w:val="00E4323B"/>
    <w:rsid w:val="00E45487"/>
    <w:rsid w:val="00E45495"/>
    <w:rsid w:val="00E459C2"/>
    <w:rsid w:val="00E46799"/>
    <w:rsid w:val="00E51152"/>
    <w:rsid w:val="00E52580"/>
    <w:rsid w:val="00E52FD3"/>
    <w:rsid w:val="00E5350A"/>
    <w:rsid w:val="00E57963"/>
    <w:rsid w:val="00E57BE7"/>
    <w:rsid w:val="00E60F6D"/>
    <w:rsid w:val="00E618FF"/>
    <w:rsid w:val="00E6411A"/>
    <w:rsid w:val="00E6479D"/>
    <w:rsid w:val="00E65E05"/>
    <w:rsid w:val="00E67D6A"/>
    <w:rsid w:val="00E7115A"/>
    <w:rsid w:val="00E7401C"/>
    <w:rsid w:val="00E74ADE"/>
    <w:rsid w:val="00E74C52"/>
    <w:rsid w:val="00E74CDB"/>
    <w:rsid w:val="00E759BD"/>
    <w:rsid w:val="00E76C45"/>
    <w:rsid w:val="00E777CB"/>
    <w:rsid w:val="00E779CB"/>
    <w:rsid w:val="00E80237"/>
    <w:rsid w:val="00E8031A"/>
    <w:rsid w:val="00E80652"/>
    <w:rsid w:val="00E8080D"/>
    <w:rsid w:val="00E808CE"/>
    <w:rsid w:val="00E80FFD"/>
    <w:rsid w:val="00E812A5"/>
    <w:rsid w:val="00E8171A"/>
    <w:rsid w:val="00E81811"/>
    <w:rsid w:val="00E81A0F"/>
    <w:rsid w:val="00E82269"/>
    <w:rsid w:val="00E8301E"/>
    <w:rsid w:val="00E8312F"/>
    <w:rsid w:val="00E83908"/>
    <w:rsid w:val="00E83EB1"/>
    <w:rsid w:val="00E84734"/>
    <w:rsid w:val="00E84DCD"/>
    <w:rsid w:val="00E85E14"/>
    <w:rsid w:val="00E87F65"/>
    <w:rsid w:val="00E90380"/>
    <w:rsid w:val="00E90A0C"/>
    <w:rsid w:val="00E9192E"/>
    <w:rsid w:val="00E91C72"/>
    <w:rsid w:val="00E92363"/>
    <w:rsid w:val="00E93E30"/>
    <w:rsid w:val="00E950F4"/>
    <w:rsid w:val="00E95AE9"/>
    <w:rsid w:val="00E96287"/>
    <w:rsid w:val="00E96F54"/>
    <w:rsid w:val="00E973B8"/>
    <w:rsid w:val="00E97AC9"/>
    <w:rsid w:val="00EA0D04"/>
    <w:rsid w:val="00EA12C9"/>
    <w:rsid w:val="00EA2801"/>
    <w:rsid w:val="00EA3A8E"/>
    <w:rsid w:val="00EA421B"/>
    <w:rsid w:val="00EA5111"/>
    <w:rsid w:val="00EA5F4C"/>
    <w:rsid w:val="00EA6467"/>
    <w:rsid w:val="00EA7EFC"/>
    <w:rsid w:val="00EB0958"/>
    <w:rsid w:val="00EB14AF"/>
    <w:rsid w:val="00EB30BE"/>
    <w:rsid w:val="00EB3749"/>
    <w:rsid w:val="00EB42FA"/>
    <w:rsid w:val="00EB481A"/>
    <w:rsid w:val="00EB6A2D"/>
    <w:rsid w:val="00EB6D0C"/>
    <w:rsid w:val="00EB7115"/>
    <w:rsid w:val="00EC0452"/>
    <w:rsid w:val="00EC39DF"/>
    <w:rsid w:val="00EC3DF5"/>
    <w:rsid w:val="00EC5EE8"/>
    <w:rsid w:val="00EC6889"/>
    <w:rsid w:val="00EC70A6"/>
    <w:rsid w:val="00EC7729"/>
    <w:rsid w:val="00ED0335"/>
    <w:rsid w:val="00ED0472"/>
    <w:rsid w:val="00ED0D5F"/>
    <w:rsid w:val="00ED151C"/>
    <w:rsid w:val="00ED2522"/>
    <w:rsid w:val="00ED27D9"/>
    <w:rsid w:val="00ED373E"/>
    <w:rsid w:val="00ED41C3"/>
    <w:rsid w:val="00ED421F"/>
    <w:rsid w:val="00ED5402"/>
    <w:rsid w:val="00ED58B7"/>
    <w:rsid w:val="00ED5A1B"/>
    <w:rsid w:val="00ED5C68"/>
    <w:rsid w:val="00ED7FB0"/>
    <w:rsid w:val="00EE3D5F"/>
    <w:rsid w:val="00EE47C0"/>
    <w:rsid w:val="00EE58ED"/>
    <w:rsid w:val="00EE5D5F"/>
    <w:rsid w:val="00EE661B"/>
    <w:rsid w:val="00EF071C"/>
    <w:rsid w:val="00EF08B4"/>
    <w:rsid w:val="00EF0E93"/>
    <w:rsid w:val="00EF35B1"/>
    <w:rsid w:val="00EF4191"/>
    <w:rsid w:val="00EF437E"/>
    <w:rsid w:val="00EF485C"/>
    <w:rsid w:val="00EF5ABC"/>
    <w:rsid w:val="00EF680D"/>
    <w:rsid w:val="00EF7A1F"/>
    <w:rsid w:val="00F0030F"/>
    <w:rsid w:val="00F009BC"/>
    <w:rsid w:val="00F00E93"/>
    <w:rsid w:val="00F01E3F"/>
    <w:rsid w:val="00F03108"/>
    <w:rsid w:val="00F04241"/>
    <w:rsid w:val="00F04C6C"/>
    <w:rsid w:val="00F04FA3"/>
    <w:rsid w:val="00F051F5"/>
    <w:rsid w:val="00F112C3"/>
    <w:rsid w:val="00F116B8"/>
    <w:rsid w:val="00F11FA2"/>
    <w:rsid w:val="00F12173"/>
    <w:rsid w:val="00F1224B"/>
    <w:rsid w:val="00F124B0"/>
    <w:rsid w:val="00F14248"/>
    <w:rsid w:val="00F149AA"/>
    <w:rsid w:val="00F14BA9"/>
    <w:rsid w:val="00F14F1D"/>
    <w:rsid w:val="00F15327"/>
    <w:rsid w:val="00F1658A"/>
    <w:rsid w:val="00F16AEF"/>
    <w:rsid w:val="00F203C0"/>
    <w:rsid w:val="00F22832"/>
    <w:rsid w:val="00F235E0"/>
    <w:rsid w:val="00F24D9C"/>
    <w:rsid w:val="00F25D41"/>
    <w:rsid w:val="00F2728C"/>
    <w:rsid w:val="00F27387"/>
    <w:rsid w:val="00F273D7"/>
    <w:rsid w:val="00F307B0"/>
    <w:rsid w:val="00F31196"/>
    <w:rsid w:val="00F318AA"/>
    <w:rsid w:val="00F322E8"/>
    <w:rsid w:val="00F3250B"/>
    <w:rsid w:val="00F33D5D"/>
    <w:rsid w:val="00F34EF8"/>
    <w:rsid w:val="00F363F5"/>
    <w:rsid w:val="00F40646"/>
    <w:rsid w:val="00F41CBF"/>
    <w:rsid w:val="00F422FE"/>
    <w:rsid w:val="00F4287C"/>
    <w:rsid w:val="00F42E4E"/>
    <w:rsid w:val="00F42F9D"/>
    <w:rsid w:val="00F43ADC"/>
    <w:rsid w:val="00F47BF4"/>
    <w:rsid w:val="00F47FFE"/>
    <w:rsid w:val="00F50553"/>
    <w:rsid w:val="00F529ED"/>
    <w:rsid w:val="00F53A12"/>
    <w:rsid w:val="00F549CE"/>
    <w:rsid w:val="00F55D17"/>
    <w:rsid w:val="00F55F11"/>
    <w:rsid w:val="00F56851"/>
    <w:rsid w:val="00F56949"/>
    <w:rsid w:val="00F56EF5"/>
    <w:rsid w:val="00F600A3"/>
    <w:rsid w:val="00F6081E"/>
    <w:rsid w:val="00F610E1"/>
    <w:rsid w:val="00F612BE"/>
    <w:rsid w:val="00F614DE"/>
    <w:rsid w:val="00F62A70"/>
    <w:rsid w:val="00F65213"/>
    <w:rsid w:val="00F6611D"/>
    <w:rsid w:val="00F66953"/>
    <w:rsid w:val="00F66E7C"/>
    <w:rsid w:val="00F671E1"/>
    <w:rsid w:val="00F6784B"/>
    <w:rsid w:val="00F70472"/>
    <w:rsid w:val="00F71B2D"/>
    <w:rsid w:val="00F71B6C"/>
    <w:rsid w:val="00F71BD7"/>
    <w:rsid w:val="00F72E92"/>
    <w:rsid w:val="00F74B8A"/>
    <w:rsid w:val="00F75160"/>
    <w:rsid w:val="00F76CEC"/>
    <w:rsid w:val="00F81FFF"/>
    <w:rsid w:val="00F8258A"/>
    <w:rsid w:val="00F83CAB"/>
    <w:rsid w:val="00F83D7C"/>
    <w:rsid w:val="00F83EF1"/>
    <w:rsid w:val="00F844D3"/>
    <w:rsid w:val="00F8490C"/>
    <w:rsid w:val="00F857A0"/>
    <w:rsid w:val="00F8646D"/>
    <w:rsid w:val="00F86BCE"/>
    <w:rsid w:val="00F90423"/>
    <w:rsid w:val="00F90F48"/>
    <w:rsid w:val="00F92576"/>
    <w:rsid w:val="00F9294D"/>
    <w:rsid w:val="00F92B20"/>
    <w:rsid w:val="00F93D81"/>
    <w:rsid w:val="00F94091"/>
    <w:rsid w:val="00F9437C"/>
    <w:rsid w:val="00F94CC8"/>
    <w:rsid w:val="00F94E61"/>
    <w:rsid w:val="00F951CC"/>
    <w:rsid w:val="00FA0422"/>
    <w:rsid w:val="00FA08D3"/>
    <w:rsid w:val="00FA2329"/>
    <w:rsid w:val="00FA2D20"/>
    <w:rsid w:val="00FA3333"/>
    <w:rsid w:val="00FA3988"/>
    <w:rsid w:val="00FA3A71"/>
    <w:rsid w:val="00FA5177"/>
    <w:rsid w:val="00FA7881"/>
    <w:rsid w:val="00FB11D0"/>
    <w:rsid w:val="00FB18CE"/>
    <w:rsid w:val="00FB3115"/>
    <w:rsid w:val="00FB5F4B"/>
    <w:rsid w:val="00FC0E68"/>
    <w:rsid w:val="00FC3029"/>
    <w:rsid w:val="00FC4BC9"/>
    <w:rsid w:val="00FC56D6"/>
    <w:rsid w:val="00FC5BE4"/>
    <w:rsid w:val="00FC5C7B"/>
    <w:rsid w:val="00FC6530"/>
    <w:rsid w:val="00FC6AB6"/>
    <w:rsid w:val="00FC6C67"/>
    <w:rsid w:val="00FC6DA6"/>
    <w:rsid w:val="00FC77C1"/>
    <w:rsid w:val="00FD052C"/>
    <w:rsid w:val="00FD05C4"/>
    <w:rsid w:val="00FD0FE5"/>
    <w:rsid w:val="00FD130E"/>
    <w:rsid w:val="00FD186D"/>
    <w:rsid w:val="00FD229A"/>
    <w:rsid w:val="00FD2636"/>
    <w:rsid w:val="00FD273A"/>
    <w:rsid w:val="00FD27B3"/>
    <w:rsid w:val="00FD2967"/>
    <w:rsid w:val="00FD33B0"/>
    <w:rsid w:val="00FD38B4"/>
    <w:rsid w:val="00FD3F98"/>
    <w:rsid w:val="00FD4270"/>
    <w:rsid w:val="00FD503D"/>
    <w:rsid w:val="00FD5BE3"/>
    <w:rsid w:val="00FE2A81"/>
    <w:rsid w:val="00FE2E37"/>
    <w:rsid w:val="00FE326B"/>
    <w:rsid w:val="00FE4B1E"/>
    <w:rsid w:val="00FE5989"/>
    <w:rsid w:val="00FE5A93"/>
    <w:rsid w:val="00FE5E8B"/>
    <w:rsid w:val="00FE64B8"/>
    <w:rsid w:val="00FF07F0"/>
    <w:rsid w:val="00FF23CF"/>
    <w:rsid w:val="00FF370F"/>
    <w:rsid w:val="00FF5797"/>
    <w:rsid w:val="00FF67F3"/>
    <w:rsid w:val="00FF6F46"/>
    <w:rsid w:val="00FF7A0D"/>
    <w:rsid w:val="02B24EA7"/>
    <w:rsid w:val="06DE5554"/>
    <w:rsid w:val="06FF01C2"/>
    <w:rsid w:val="074A1AFD"/>
    <w:rsid w:val="09CD2A20"/>
    <w:rsid w:val="0DF4695F"/>
    <w:rsid w:val="10606175"/>
    <w:rsid w:val="11B97087"/>
    <w:rsid w:val="22C34341"/>
    <w:rsid w:val="27CF53DF"/>
    <w:rsid w:val="319B3F06"/>
    <w:rsid w:val="323F02D0"/>
    <w:rsid w:val="34225876"/>
    <w:rsid w:val="3629055C"/>
    <w:rsid w:val="3B9456EB"/>
    <w:rsid w:val="407B765D"/>
    <w:rsid w:val="41676AB4"/>
    <w:rsid w:val="43972F54"/>
    <w:rsid w:val="44690FD5"/>
    <w:rsid w:val="46024FFD"/>
    <w:rsid w:val="46873754"/>
    <w:rsid w:val="4B1F21AD"/>
    <w:rsid w:val="4CA81429"/>
    <w:rsid w:val="4F523D3A"/>
    <w:rsid w:val="4F5B752C"/>
    <w:rsid w:val="501A73E7"/>
    <w:rsid w:val="51C17FA2"/>
    <w:rsid w:val="55F80C4D"/>
    <w:rsid w:val="593A59F7"/>
    <w:rsid w:val="5C2772E1"/>
    <w:rsid w:val="639A641D"/>
    <w:rsid w:val="66903B07"/>
    <w:rsid w:val="66CA7019"/>
    <w:rsid w:val="68CC2F3A"/>
    <w:rsid w:val="70195438"/>
    <w:rsid w:val="717F6F23"/>
    <w:rsid w:val="73F64FDE"/>
    <w:rsid w:val="743408AF"/>
    <w:rsid w:val="79544E11"/>
    <w:rsid w:val="7B6F0D2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99"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name="table of figures"/>
    <w:lsdException w:unhideWhenUsed="0" w:uiPriority="0" w:semiHidden="0" w:name="envelope address"/>
    <w:lsdException w:unhideWhenUsed="0" w:uiPriority="0" w:semiHidden="0" w:name="envelope return"/>
    <w:lsdException w:unhideWhenUsed="0" w:uiPriority="99"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99" w:name="endnote reference"/>
    <w:lsdException w:unhideWhenUsed="0"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59" w:lineRule="auto"/>
      <w:ind w:firstLine="420"/>
      <w:jc w:val="both"/>
    </w:pPr>
    <w:rPr>
      <w:rFonts w:eastAsia="方正书宋简体"/>
      <w:spacing w:val="2"/>
      <w:kern w:val="2"/>
      <w:sz w:val="21"/>
      <w:szCs w:val="21"/>
      <w:lang w:val="en-US" w:eastAsia="zh-CN" w:bidi="ar-SA"/>
    </w:rPr>
  </w:style>
  <w:style w:type="paragraph" w:styleId="2">
    <w:name w:val="heading 1"/>
    <w:basedOn w:val="1"/>
    <w:next w:val="1"/>
    <w:qFormat/>
    <w:uiPriority w:val="0"/>
    <w:pPr>
      <w:keepNext/>
      <w:keepLines/>
      <w:spacing w:before="360" w:after="360" w:line="240" w:lineRule="auto"/>
      <w:ind w:firstLine="0"/>
      <w:jc w:val="center"/>
      <w:outlineLvl w:val="0"/>
    </w:pPr>
    <w:rPr>
      <w:rFonts w:eastAsia="黑体"/>
      <w:bCs/>
      <w:snapToGrid w:val="0"/>
      <w:kern w:val="44"/>
      <w:sz w:val="36"/>
      <w:szCs w:val="44"/>
    </w:rPr>
  </w:style>
  <w:style w:type="paragraph" w:styleId="3">
    <w:name w:val="heading 2"/>
    <w:basedOn w:val="1"/>
    <w:next w:val="1"/>
    <w:qFormat/>
    <w:uiPriority w:val="9"/>
    <w:pPr>
      <w:keepNext/>
      <w:keepLines/>
      <w:spacing w:after="80" w:line="240" w:lineRule="auto"/>
      <w:ind w:firstLine="0"/>
      <w:jc w:val="center"/>
      <w:outlineLvl w:val="1"/>
    </w:pPr>
    <w:rPr>
      <w:rFonts w:eastAsia="华文仿宋"/>
      <w:bCs/>
      <w:sz w:val="28"/>
      <w:szCs w:val="32"/>
    </w:rPr>
  </w:style>
  <w:style w:type="paragraph" w:styleId="4">
    <w:name w:val="heading 3"/>
    <w:basedOn w:val="1"/>
    <w:next w:val="1"/>
    <w:qFormat/>
    <w:uiPriority w:val="0"/>
    <w:pPr>
      <w:keepNext/>
      <w:keepLines/>
      <w:spacing w:before="300" w:after="120"/>
      <w:ind w:firstLine="0"/>
      <w:jc w:val="center"/>
      <w:outlineLvl w:val="2"/>
    </w:pPr>
    <w:rPr>
      <w:rFonts w:eastAsia="Times New Roman"/>
      <w:bCs/>
      <w:szCs w:val="22"/>
    </w:rPr>
  </w:style>
  <w:style w:type="paragraph" w:styleId="5">
    <w:name w:val="heading 4"/>
    <w:basedOn w:val="1"/>
    <w:next w:val="1"/>
    <w:qFormat/>
    <w:uiPriority w:val="0"/>
    <w:pPr>
      <w:keepNext/>
      <w:spacing w:before="260" w:after="260"/>
      <w:ind w:firstLine="0"/>
      <w:jc w:val="left"/>
      <w:outlineLvl w:val="3"/>
    </w:pPr>
    <w:rPr>
      <w:rFonts w:eastAsia="黑体"/>
      <w:b/>
      <w:sz w:val="28"/>
      <w:szCs w:val="16"/>
    </w:rPr>
  </w:style>
  <w:style w:type="paragraph" w:styleId="6">
    <w:name w:val="heading 5"/>
    <w:basedOn w:val="1"/>
    <w:next w:val="1"/>
    <w:qFormat/>
    <w:uiPriority w:val="0"/>
    <w:pPr>
      <w:keepNext/>
      <w:ind w:firstLine="0"/>
      <w:outlineLvl w:val="4"/>
    </w:pPr>
    <w:rPr>
      <w:rFonts w:eastAsia="方正黑体简体"/>
      <w:bCs/>
      <w:szCs w:val="18"/>
    </w:rPr>
  </w:style>
  <w:style w:type="paragraph" w:styleId="7">
    <w:name w:val="heading 6"/>
    <w:basedOn w:val="1"/>
    <w:next w:val="1"/>
    <w:qFormat/>
    <w:uiPriority w:val="0"/>
    <w:pPr>
      <w:keepNext/>
      <w:keepLines/>
      <w:spacing w:line="250" w:lineRule="auto"/>
      <w:ind w:left="454" w:hanging="454"/>
      <w:outlineLvl w:val="5"/>
    </w:pPr>
    <w:rPr>
      <w:rFonts w:eastAsia="方正黑体简体"/>
      <w:bCs/>
    </w:rPr>
  </w:style>
  <w:style w:type="paragraph" w:styleId="8">
    <w:name w:val="heading 7"/>
    <w:basedOn w:val="1"/>
    <w:next w:val="1"/>
    <w:qFormat/>
    <w:uiPriority w:val="0"/>
    <w:pPr>
      <w:keepNext/>
      <w:spacing w:before="400"/>
      <w:ind w:left="454" w:right="454" w:firstLine="0"/>
      <w:jc w:val="center"/>
      <w:outlineLvl w:val="6"/>
    </w:pPr>
    <w:rPr>
      <w:b/>
      <w:bCs/>
      <w:sz w:val="28"/>
    </w:rPr>
  </w:style>
  <w:style w:type="paragraph" w:styleId="9">
    <w:name w:val="heading 8"/>
    <w:basedOn w:val="1"/>
    <w:next w:val="1"/>
    <w:qFormat/>
    <w:uiPriority w:val="0"/>
    <w:pPr>
      <w:keepNext/>
      <w:ind w:firstLine="0"/>
      <w:outlineLvl w:val="7"/>
    </w:pPr>
    <w:rPr>
      <w:rFonts w:eastAsia="黑体"/>
      <w:b/>
      <w:bCs/>
      <w:sz w:val="23"/>
    </w:rPr>
  </w:style>
  <w:style w:type="paragraph" w:styleId="10">
    <w:name w:val="heading 9"/>
    <w:basedOn w:val="1"/>
    <w:next w:val="1"/>
    <w:qFormat/>
    <w:uiPriority w:val="0"/>
    <w:pPr>
      <w:keepNext/>
      <w:spacing w:line="0" w:lineRule="atLeast"/>
      <w:ind w:firstLine="0"/>
      <w:jc w:val="center"/>
      <w:outlineLvl w:val="8"/>
    </w:pPr>
    <w:rPr>
      <w:i/>
      <w:iCs/>
      <w:sz w:val="18"/>
    </w:rPr>
  </w:style>
  <w:style w:type="character" w:default="1" w:styleId="57">
    <w:name w:val="Default Paragraph Font"/>
    <w:semiHidden/>
    <w:uiPriority w:val="0"/>
  </w:style>
  <w:style w:type="table" w:default="1" w:styleId="55">
    <w:name w:val="Normal Table"/>
    <w:semiHidden/>
    <w:uiPriority w:val="0"/>
    <w:tblPr>
      <w:tblStyle w:val="55"/>
      <w:tblCellMar>
        <w:top w:w="0" w:type="dxa"/>
        <w:left w:w="108" w:type="dxa"/>
        <w:bottom w:w="0" w:type="dxa"/>
        <w:right w:w="108" w:type="dxa"/>
      </w:tblCellMar>
    </w:tblPr>
  </w:style>
  <w:style w:type="paragraph" w:styleId="11">
    <w:name w:val="List Number 2"/>
    <w:basedOn w:val="1"/>
    <w:uiPriority w:val="0"/>
    <w:pPr>
      <w:tabs>
        <w:tab w:val="left" w:pos="780"/>
      </w:tabs>
      <w:spacing w:after="40"/>
      <w:ind w:left="780" w:leftChars="200" w:hanging="360" w:hangingChars="200"/>
    </w:pPr>
  </w:style>
  <w:style w:type="paragraph" w:styleId="12">
    <w:name w:val="Note Heading"/>
    <w:basedOn w:val="1"/>
    <w:next w:val="1"/>
    <w:uiPriority w:val="0"/>
    <w:pPr>
      <w:spacing w:after="40"/>
      <w:jc w:val="center"/>
    </w:pPr>
  </w:style>
  <w:style w:type="paragraph" w:styleId="13">
    <w:name w:val="List Bullet 4"/>
    <w:basedOn w:val="1"/>
    <w:uiPriority w:val="0"/>
    <w:pPr>
      <w:tabs>
        <w:tab w:val="left" w:pos="1620"/>
      </w:tabs>
      <w:spacing w:after="40"/>
      <w:ind w:left="1620" w:leftChars="600" w:hanging="360" w:hangingChars="200"/>
    </w:pPr>
  </w:style>
  <w:style w:type="paragraph" w:styleId="14">
    <w:name w:val="List Number"/>
    <w:basedOn w:val="1"/>
    <w:uiPriority w:val="0"/>
    <w:pPr>
      <w:tabs>
        <w:tab w:val="left" w:pos="720"/>
      </w:tabs>
      <w:snapToGrid/>
      <w:spacing w:line="240" w:lineRule="auto"/>
      <w:ind w:left="357" w:hanging="357"/>
    </w:pPr>
    <w:rPr>
      <w:rFonts w:eastAsia="楷体_GB2312"/>
      <w:spacing w:val="0"/>
      <w:szCs w:val="20"/>
    </w:rPr>
  </w:style>
  <w:style w:type="paragraph" w:styleId="15">
    <w:name w:val="Normal Indent"/>
    <w:basedOn w:val="1"/>
    <w:uiPriority w:val="0"/>
    <w:pPr>
      <w:snapToGrid/>
      <w:spacing w:line="240" w:lineRule="auto"/>
    </w:pPr>
    <w:rPr>
      <w:spacing w:val="0"/>
      <w:sz w:val="24"/>
      <w:szCs w:val="20"/>
    </w:rPr>
  </w:style>
  <w:style w:type="paragraph" w:styleId="16">
    <w:name w:val="caption"/>
    <w:basedOn w:val="1"/>
    <w:next w:val="1"/>
    <w:qFormat/>
    <w:uiPriority w:val="0"/>
    <w:pPr>
      <w:widowControl/>
      <w:snapToGrid/>
      <w:spacing w:line="300" w:lineRule="auto"/>
      <w:ind w:firstLine="0"/>
      <w:jc w:val="center"/>
    </w:pPr>
    <w:rPr>
      <w:bCs/>
      <w:spacing w:val="0"/>
      <w:kern w:val="0"/>
    </w:rPr>
  </w:style>
  <w:style w:type="paragraph" w:styleId="17">
    <w:name w:val="List Bullet"/>
    <w:basedOn w:val="1"/>
    <w:uiPriority w:val="0"/>
    <w:pPr>
      <w:tabs>
        <w:tab w:val="left" w:pos="360"/>
      </w:tabs>
      <w:spacing w:after="40"/>
      <w:ind w:left="360" w:hanging="360" w:hangingChars="200"/>
    </w:pPr>
  </w:style>
  <w:style w:type="paragraph" w:styleId="18">
    <w:name w:val="Document Map"/>
    <w:basedOn w:val="1"/>
    <w:semiHidden/>
    <w:uiPriority w:val="0"/>
    <w:pPr>
      <w:shd w:val="clear" w:color="auto" w:fill="000080"/>
      <w:snapToGrid/>
      <w:spacing w:line="240" w:lineRule="auto"/>
      <w:ind w:firstLine="0"/>
    </w:pPr>
    <w:rPr>
      <w:spacing w:val="0"/>
      <w:szCs w:val="24"/>
    </w:rPr>
  </w:style>
  <w:style w:type="paragraph" w:styleId="19">
    <w:name w:val="annotation text"/>
    <w:basedOn w:val="1"/>
    <w:uiPriority w:val="0"/>
    <w:pPr>
      <w:snapToGrid/>
      <w:spacing w:line="240" w:lineRule="auto"/>
      <w:ind w:firstLine="0"/>
      <w:jc w:val="left"/>
    </w:pPr>
    <w:rPr>
      <w:spacing w:val="0"/>
      <w:szCs w:val="24"/>
    </w:rPr>
  </w:style>
  <w:style w:type="paragraph" w:styleId="20">
    <w:name w:val="Body Text 3"/>
    <w:basedOn w:val="1"/>
    <w:uiPriority w:val="0"/>
    <w:pPr>
      <w:spacing w:line="0" w:lineRule="atLeast"/>
      <w:ind w:firstLine="0"/>
      <w:jc w:val="center"/>
    </w:pPr>
    <w:rPr>
      <w:b/>
      <w:bCs/>
      <w:sz w:val="18"/>
    </w:rPr>
  </w:style>
  <w:style w:type="paragraph" w:styleId="21">
    <w:name w:val="List Bullet 3"/>
    <w:basedOn w:val="1"/>
    <w:uiPriority w:val="0"/>
    <w:pPr>
      <w:tabs>
        <w:tab w:val="left" w:pos="1200"/>
      </w:tabs>
      <w:spacing w:after="40"/>
      <w:ind w:left="1200" w:leftChars="400" w:hanging="360" w:hangingChars="200"/>
    </w:pPr>
  </w:style>
  <w:style w:type="paragraph" w:styleId="22">
    <w:name w:val="Body Text"/>
    <w:basedOn w:val="1"/>
    <w:uiPriority w:val="0"/>
    <w:pPr>
      <w:spacing w:after="0" w:line="269" w:lineRule="auto"/>
      <w:ind w:firstLine="0"/>
    </w:pPr>
    <w:rPr>
      <w:sz w:val="18"/>
    </w:rPr>
  </w:style>
  <w:style w:type="paragraph" w:styleId="23">
    <w:name w:val="Body Text Indent"/>
    <w:basedOn w:val="1"/>
    <w:uiPriority w:val="0"/>
    <w:pPr>
      <w:adjustRightInd w:val="0"/>
      <w:snapToGrid/>
      <w:spacing w:line="320" w:lineRule="atLeast"/>
      <w:textAlignment w:val="baseline"/>
    </w:pPr>
    <w:rPr>
      <w:rFonts w:ascii="宋体"/>
      <w:spacing w:val="0"/>
      <w:kern w:val="0"/>
      <w:szCs w:val="20"/>
    </w:rPr>
  </w:style>
  <w:style w:type="paragraph" w:styleId="24">
    <w:name w:val="List Number 3"/>
    <w:basedOn w:val="1"/>
    <w:uiPriority w:val="0"/>
    <w:pPr>
      <w:tabs>
        <w:tab w:val="left" w:pos="1200"/>
      </w:tabs>
      <w:spacing w:after="40"/>
      <w:ind w:left="1200" w:leftChars="400" w:hanging="360" w:hangingChars="200"/>
    </w:pPr>
  </w:style>
  <w:style w:type="paragraph" w:styleId="25">
    <w:name w:val="List 2"/>
    <w:basedOn w:val="1"/>
    <w:uiPriority w:val="0"/>
    <w:pPr>
      <w:snapToGrid/>
      <w:spacing w:line="240" w:lineRule="auto"/>
      <w:ind w:left="100" w:leftChars="200" w:hanging="200" w:hangingChars="200"/>
    </w:pPr>
    <w:rPr>
      <w:rFonts w:eastAsia="宋体"/>
      <w:spacing w:val="0"/>
      <w:szCs w:val="24"/>
    </w:rPr>
  </w:style>
  <w:style w:type="paragraph" w:styleId="26">
    <w:name w:val="Block Text"/>
    <w:basedOn w:val="1"/>
    <w:uiPriority w:val="0"/>
    <w:pPr>
      <w:spacing w:line="240" w:lineRule="auto"/>
      <w:ind w:left="1134" w:right="454" w:firstLine="0"/>
    </w:pPr>
    <w:rPr>
      <w:sz w:val="17"/>
      <w:szCs w:val="18"/>
    </w:rPr>
  </w:style>
  <w:style w:type="paragraph" w:styleId="27">
    <w:name w:val="List Bullet 2"/>
    <w:basedOn w:val="1"/>
    <w:uiPriority w:val="0"/>
    <w:pPr>
      <w:numPr>
        <w:ilvl w:val="0"/>
        <w:numId w:val="1"/>
      </w:numPr>
      <w:spacing w:after="40"/>
    </w:pPr>
  </w:style>
  <w:style w:type="paragraph" w:styleId="28">
    <w:name w:val="toc 3"/>
    <w:basedOn w:val="1"/>
    <w:next w:val="1"/>
    <w:semiHidden/>
    <w:uiPriority w:val="0"/>
    <w:pPr>
      <w:tabs>
        <w:tab w:val="left" w:pos="1620"/>
        <w:tab w:val="right" w:leader="dot" w:pos="8296"/>
      </w:tabs>
      <w:snapToGrid/>
      <w:spacing w:line="360" w:lineRule="auto"/>
      <w:ind w:firstLine="964"/>
    </w:pPr>
    <w:rPr>
      <w:spacing w:val="0"/>
      <w:sz w:val="24"/>
      <w:szCs w:val="24"/>
      <w:lang/>
    </w:rPr>
  </w:style>
  <w:style w:type="paragraph" w:styleId="29">
    <w:name w:val="Plain Text"/>
    <w:basedOn w:val="1"/>
    <w:uiPriority w:val="0"/>
    <w:pPr>
      <w:snapToGrid/>
      <w:spacing w:line="240" w:lineRule="auto"/>
      <w:ind w:firstLine="200" w:firstLineChars="200"/>
    </w:pPr>
    <w:rPr>
      <w:rFonts w:ascii="黑体" w:hAnsi="Courier New" w:eastAsia="黑体" w:cs="Courier New"/>
      <w:spacing w:val="0"/>
    </w:rPr>
  </w:style>
  <w:style w:type="paragraph" w:styleId="30">
    <w:name w:val="List Bullet 5"/>
    <w:basedOn w:val="1"/>
    <w:uiPriority w:val="0"/>
    <w:pPr>
      <w:tabs>
        <w:tab w:val="left" w:pos="2040"/>
      </w:tabs>
      <w:spacing w:after="40"/>
      <w:ind w:left="2040" w:leftChars="800" w:hanging="360" w:hangingChars="200"/>
    </w:pPr>
  </w:style>
  <w:style w:type="paragraph" w:styleId="31">
    <w:name w:val="List Number 4"/>
    <w:basedOn w:val="1"/>
    <w:uiPriority w:val="0"/>
    <w:pPr>
      <w:tabs>
        <w:tab w:val="left" w:pos="1620"/>
      </w:tabs>
      <w:spacing w:after="40"/>
      <w:ind w:left="1620" w:leftChars="600" w:hanging="360" w:hangingChars="200"/>
    </w:pPr>
  </w:style>
  <w:style w:type="paragraph" w:styleId="32">
    <w:name w:val="Date"/>
    <w:basedOn w:val="1"/>
    <w:next w:val="1"/>
    <w:uiPriority w:val="0"/>
    <w:pPr>
      <w:snapToGrid/>
      <w:spacing w:line="240" w:lineRule="auto"/>
      <w:ind w:firstLine="0"/>
    </w:pPr>
    <w:rPr>
      <w:rFonts w:eastAsia="宋体"/>
      <w:spacing w:val="0"/>
      <w:szCs w:val="20"/>
    </w:rPr>
  </w:style>
  <w:style w:type="paragraph" w:styleId="33">
    <w:name w:val="Body Text Indent 2"/>
    <w:basedOn w:val="1"/>
    <w:uiPriority w:val="0"/>
    <w:pPr>
      <w:adjustRightInd w:val="0"/>
      <w:spacing w:line="380" w:lineRule="atLeast"/>
      <w:ind w:firstLine="435"/>
    </w:pPr>
    <w:rPr>
      <w:color w:val="3366FF"/>
      <w:spacing w:val="0"/>
      <w:kern w:val="0"/>
      <w:szCs w:val="20"/>
    </w:rPr>
  </w:style>
  <w:style w:type="paragraph" w:styleId="34">
    <w:name w:val="endnote text"/>
    <w:basedOn w:val="1"/>
    <w:semiHidden/>
    <w:uiPriority w:val="99"/>
    <w:pPr>
      <w:tabs>
        <w:tab w:val="left" w:pos="240"/>
        <w:tab w:val="left" w:pos="484"/>
      </w:tabs>
      <w:spacing w:before="60" w:line="320" w:lineRule="exact"/>
      <w:ind w:left="200" w:firstLine="0"/>
      <w:jc w:val="left"/>
    </w:pPr>
    <w:rPr>
      <w:spacing w:val="0"/>
      <w:szCs w:val="24"/>
    </w:rPr>
  </w:style>
  <w:style w:type="paragraph" w:styleId="35">
    <w:name w:val="Balloon Text"/>
    <w:basedOn w:val="1"/>
    <w:uiPriority w:val="0"/>
    <w:pPr>
      <w:snapToGrid/>
      <w:spacing w:line="240" w:lineRule="auto"/>
      <w:ind w:firstLine="0"/>
    </w:pPr>
    <w:rPr>
      <w:spacing w:val="0"/>
      <w:sz w:val="18"/>
      <w:szCs w:val="18"/>
    </w:rPr>
  </w:style>
  <w:style w:type="paragraph" w:styleId="36">
    <w:name w:val="footer"/>
    <w:basedOn w:val="1"/>
    <w:link w:val="66"/>
    <w:uiPriority w:val="99"/>
    <w:pPr>
      <w:tabs>
        <w:tab w:val="center" w:pos="4153"/>
        <w:tab w:val="right" w:pos="8306"/>
      </w:tabs>
      <w:spacing w:line="240" w:lineRule="auto"/>
      <w:jc w:val="left"/>
    </w:pPr>
    <w:rPr>
      <w:sz w:val="18"/>
      <w:szCs w:val="18"/>
    </w:rPr>
  </w:style>
  <w:style w:type="paragraph" w:styleId="37">
    <w:name w:val="header"/>
    <w:basedOn w:val="1"/>
    <w:link w:val="67"/>
    <w:uiPriority w:val="0"/>
    <w:pPr>
      <w:pBdr>
        <w:bottom w:val="single" w:color="auto" w:sz="6" w:space="1"/>
      </w:pBdr>
      <w:tabs>
        <w:tab w:val="center" w:pos="4153"/>
        <w:tab w:val="right" w:pos="8306"/>
      </w:tabs>
      <w:spacing w:line="240" w:lineRule="auto"/>
      <w:jc w:val="center"/>
    </w:pPr>
    <w:rPr>
      <w:sz w:val="18"/>
      <w:szCs w:val="18"/>
    </w:rPr>
  </w:style>
  <w:style w:type="paragraph" w:styleId="38">
    <w:name w:val="toc 1"/>
    <w:basedOn w:val="1"/>
    <w:next w:val="1"/>
    <w:semiHidden/>
    <w:uiPriority w:val="0"/>
    <w:pPr>
      <w:tabs>
        <w:tab w:val="left" w:pos="360"/>
        <w:tab w:val="right" w:leader="dot" w:pos="8296"/>
      </w:tabs>
      <w:snapToGrid/>
      <w:spacing w:line="360" w:lineRule="auto"/>
      <w:ind w:firstLine="0"/>
    </w:pPr>
    <w:rPr>
      <w:rFonts w:eastAsia="黑体"/>
      <w:b/>
      <w:spacing w:val="0"/>
      <w:sz w:val="28"/>
      <w:szCs w:val="24"/>
      <w:lang/>
    </w:rPr>
  </w:style>
  <w:style w:type="paragraph" w:styleId="39">
    <w:name w:val="toc 4"/>
    <w:basedOn w:val="1"/>
    <w:next w:val="1"/>
    <w:semiHidden/>
    <w:uiPriority w:val="0"/>
    <w:pPr>
      <w:snapToGrid/>
      <w:spacing w:line="240" w:lineRule="auto"/>
      <w:ind w:left="1260" w:leftChars="600" w:firstLine="0"/>
    </w:pPr>
    <w:rPr>
      <w:spacing w:val="0"/>
      <w:szCs w:val="24"/>
    </w:rPr>
  </w:style>
  <w:style w:type="paragraph" w:styleId="40">
    <w:name w:val="Subtitle"/>
    <w:basedOn w:val="1"/>
    <w:next w:val="41"/>
    <w:link w:val="68"/>
    <w:qFormat/>
    <w:uiPriority w:val="0"/>
    <w:pPr>
      <w:overflowPunct w:val="0"/>
      <w:snapToGrid/>
      <w:spacing w:before="320" w:line="240" w:lineRule="auto"/>
      <w:ind w:firstLine="0"/>
      <w:outlineLvl w:val="0"/>
    </w:pPr>
    <w:rPr>
      <w:rFonts w:eastAsia="黑体"/>
      <w:spacing w:val="0"/>
      <w:sz w:val="36"/>
      <w:szCs w:val="20"/>
    </w:rPr>
  </w:style>
  <w:style w:type="paragraph" w:customStyle="1" w:styleId="41">
    <w:name w:val="作者"/>
    <w:basedOn w:val="1"/>
    <w:next w:val="1"/>
    <w:uiPriority w:val="0"/>
    <w:pPr>
      <w:overflowPunct w:val="0"/>
      <w:snapToGrid/>
      <w:spacing w:before="160" w:after="240" w:line="240" w:lineRule="atLeast"/>
      <w:ind w:firstLine="0"/>
      <w:jc w:val="left"/>
    </w:pPr>
    <w:rPr>
      <w:rFonts w:eastAsia="仿宋_GB2312"/>
      <w:spacing w:val="0"/>
      <w:w w:val="66"/>
      <w:sz w:val="28"/>
      <w:szCs w:val="28"/>
    </w:rPr>
  </w:style>
  <w:style w:type="paragraph" w:styleId="42">
    <w:name w:val="List Number 5"/>
    <w:basedOn w:val="1"/>
    <w:uiPriority w:val="0"/>
    <w:pPr>
      <w:tabs>
        <w:tab w:val="left" w:pos="2040"/>
      </w:tabs>
      <w:spacing w:after="40"/>
      <w:ind w:left="2040" w:leftChars="800" w:hanging="360" w:hangingChars="200"/>
    </w:pPr>
  </w:style>
  <w:style w:type="paragraph" w:styleId="43">
    <w:name w:val="List"/>
    <w:basedOn w:val="1"/>
    <w:uiPriority w:val="0"/>
    <w:pPr>
      <w:snapToGrid/>
      <w:spacing w:line="240" w:lineRule="auto"/>
      <w:ind w:left="200" w:hanging="200" w:hangingChars="200"/>
    </w:pPr>
    <w:rPr>
      <w:rFonts w:eastAsia="宋体"/>
      <w:spacing w:val="0"/>
      <w:sz w:val="21"/>
      <w:szCs w:val="24"/>
    </w:rPr>
  </w:style>
  <w:style w:type="paragraph" w:styleId="44">
    <w:name w:val="footnote text"/>
    <w:basedOn w:val="36"/>
    <w:semiHidden/>
    <w:uiPriority w:val="99"/>
    <w:pPr>
      <w:tabs>
        <w:tab w:val="clear" w:pos="4153"/>
        <w:tab w:val="clear" w:pos="8306"/>
      </w:tabs>
      <w:ind w:firstLine="0"/>
    </w:pPr>
    <w:rPr>
      <w:sz w:val="15"/>
    </w:rPr>
  </w:style>
  <w:style w:type="paragraph" w:styleId="45">
    <w:name w:val="Body Text Indent 3"/>
    <w:basedOn w:val="1"/>
    <w:uiPriority w:val="0"/>
    <w:rPr>
      <w:sz w:val="18"/>
    </w:rPr>
  </w:style>
  <w:style w:type="paragraph" w:styleId="46">
    <w:name w:val="table of figures"/>
    <w:basedOn w:val="1"/>
    <w:next w:val="1"/>
    <w:semiHidden/>
    <w:uiPriority w:val="0"/>
    <w:pPr>
      <w:spacing w:line="250" w:lineRule="exact"/>
      <w:ind w:left="340" w:hanging="340"/>
    </w:pPr>
    <w:rPr>
      <w:sz w:val="16"/>
    </w:rPr>
  </w:style>
  <w:style w:type="paragraph" w:styleId="47">
    <w:name w:val="toc 2"/>
    <w:basedOn w:val="1"/>
    <w:next w:val="1"/>
    <w:semiHidden/>
    <w:uiPriority w:val="0"/>
    <w:pPr>
      <w:tabs>
        <w:tab w:val="left" w:pos="1080"/>
        <w:tab w:val="right" w:leader="dot" w:pos="8296"/>
      </w:tabs>
      <w:snapToGrid/>
      <w:spacing w:line="360" w:lineRule="auto"/>
      <w:ind w:firstLine="482"/>
    </w:pPr>
    <w:rPr>
      <w:spacing w:val="0"/>
      <w:sz w:val="24"/>
      <w:szCs w:val="24"/>
      <w:lang/>
    </w:rPr>
  </w:style>
  <w:style w:type="paragraph" w:styleId="48">
    <w:name w:val="Body Text 2"/>
    <w:basedOn w:val="1"/>
    <w:uiPriority w:val="0"/>
    <w:pPr>
      <w:ind w:firstLine="0"/>
    </w:pPr>
    <w:rPr>
      <w:kern w:val="0"/>
      <w:sz w:val="16"/>
    </w:rPr>
  </w:style>
  <w:style w:type="paragraph" w:styleId="49">
    <w:name w:val="HTML Preformatted"/>
    <w:basedOn w:val="1"/>
    <w:link w:val="69"/>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ind w:firstLine="0"/>
      <w:jc w:val="left"/>
    </w:pPr>
    <w:rPr>
      <w:rFonts w:ascii="Arial" w:hAnsi="Arial" w:eastAsia="宋体" w:cs="Arial"/>
      <w:spacing w:val="0"/>
      <w:kern w:val="0"/>
      <w:sz w:val="24"/>
      <w:szCs w:val="24"/>
    </w:rPr>
  </w:style>
  <w:style w:type="paragraph" w:styleId="50">
    <w:name w:val="Normal (Web)"/>
    <w:basedOn w:val="1"/>
    <w:uiPriority w:val="99"/>
    <w:pPr>
      <w:widowControl/>
      <w:snapToGrid/>
      <w:spacing w:before="100" w:beforeAutospacing="1" w:after="100" w:afterAutospacing="1" w:line="240" w:lineRule="auto"/>
      <w:ind w:firstLine="0"/>
      <w:jc w:val="left"/>
    </w:pPr>
    <w:rPr>
      <w:rFonts w:ascii="宋体" w:hAnsi="宋体"/>
      <w:spacing w:val="0"/>
      <w:kern w:val="0"/>
      <w:sz w:val="24"/>
      <w:szCs w:val="24"/>
    </w:rPr>
  </w:style>
  <w:style w:type="paragraph" w:styleId="51">
    <w:name w:val="Title"/>
    <w:basedOn w:val="1"/>
    <w:next w:val="1"/>
    <w:qFormat/>
    <w:uiPriority w:val="10"/>
    <w:pPr>
      <w:overflowPunct w:val="0"/>
      <w:snapToGrid/>
      <w:spacing w:before="240" w:after="60" w:line="240" w:lineRule="auto"/>
      <w:ind w:firstLine="0"/>
      <w:jc w:val="center"/>
      <w:outlineLvl w:val="0"/>
    </w:pPr>
    <w:rPr>
      <w:rFonts w:ascii="Cambria" w:hAnsi="Cambria"/>
      <w:sz w:val="32"/>
      <w:szCs w:val="32"/>
    </w:rPr>
  </w:style>
  <w:style w:type="paragraph" w:styleId="52">
    <w:name w:val="annotation subject"/>
    <w:basedOn w:val="19"/>
    <w:next w:val="19"/>
    <w:uiPriority w:val="0"/>
    <w:rPr>
      <w:b/>
      <w:bCs/>
    </w:rPr>
  </w:style>
  <w:style w:type="paragraph" w:styleId="53">
    <w:name w:val="Body Text First Indent"/>
    <w:basedOn w:val="1"/>
    <w:uiPriority w:val="0"/>
    <w:pPr>
      <w:snapToGrid/>
      <w:spacing w:line="240" w:lineRule="auto"/>
      <w:ind w:firstLine="498" w:firstLineChars="200"/>
    </w:pPr>
    <w:rPr>
      <w:spacing w:val="0"/>
      <w:sz w:val="24"/>
      <w:szCs w:val="20"/>
    </w:rPr>
  </w:style>
  <w:style w:type="paragraph" w:styleId="54">
    <w:name w:val="Body Text First Indent 2"/>
    <w:basedOn w:val="23"/>
    <w:uiPriority w:val="0"/>
    <w:pPr>
      <w:adjustRightInd/>
      <w:spacing w:after="120" w:line="240" w:lineRule="auto"/>
      <w:ind w:left="420" w:leftChars="200" w:firstLineChars="200"/>
      <w:textAlignment w:val="auto"/>
    </w:pPr>
    <w:rPr>
      <w:rFonts w:ascii="Times New Roman" w:eastAsia="宋体"/>
      <w:kern w:val="2"/>
      <w:szCs w:val="24"/>
    </w:rPr>
  </w:style>
  <w:style w:type="table" w:styleId="56">
    <w:name w:val="Table Grid"/>
    <w:basedOn w:val="55"/>
    <w:uiPriority w:val="0"/>
    <w:tblPr>
      <w:tblStyle w:val="5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58">
    <w:name w:val="Strong"/>
    <w:qFormat/>
    <w:uiPriority w:val="22"/>
    <w:rPr>
      <w:b/>
      <w:bCs/>
    </w:rPr>
  </w:style>
  <w:style w:type="character" w:styleId="59">
    <w:name w:val="endnote reference"/>
    <w:semiHidden/>
    <w:uiPriority w:val="99"/>
    <w:rPr>
      <w:vertAlign w:val="superscript"/>
    </w:rPr>
  </w:style>
  <w:style w:type="character" w:styleId="60">
    <w:name w:val="page number"/>
    <w:uiPriority w:val="0"/>
  </w:style>
  <w:style w:type="character" w:styleId="61">
    <w:name w:val="FollowedHyperlink"/>
    <w:uiPriority w:val="0"/>
    <w:rPr>
      <w:color w:val="800080"/>
      <w:u w:val="single"/>
    </w:rPr>
  </w:style>
  <w:style w:type="character" w:styleId="62">
    <w:name w:val="Emphasis"/>
    <w:qFormat/>
    <w:uiPriority w:val="20"/>
    <w:rPr>
      <w:color w:val="CC0000"/>
    </w:rPr>
  </w:style>
  <w:style w:type="character" w:styleId="63">
    <w:name w:val="Hyperlink"/>
    <w:uiPriority w:val="0"/>
    <w:rPr>
      <w:color w:val="0000FF"/>
      <w:u w:val="single"/>
    </w:rPr>
  </w:style>
  <w:style w:type="character" w:styleId="64">
    <w:name w:val="annotation reference"/>
    <w:semiHidden/>
    <w:uiPriority w:val="0"/>
    <w:rPr>
      <w:sz w:val="21"/>
      <w:szCs w:val="21"/>
    </w:rPr>
  </w:style>
  <w:style w:type="character" w:styleId="65">
    <w:name w:val="footnote reference"/>
    <w:semiHidden/>
    <w:uiPriority w:val="99"/>
    <w:rPr>
      <w:vertAlign w:val="superscript"/>
    </w:rPr>
  </w:style>
  <w:style w:type="character" w:customStyle="1" w:styleId="66">
    <w:name w:val="页脚 字符"/>
    <w:link w:val="36"/>
    <w:uiPriority w:val="99"/>
    <w:rPr>
      <w:rFonts w:eastAsia="方正书宋简体"/>
      <w:spacing w:val="2"/>
      <w:kern w:val="2"/>
      <w:sz w:val="18"/>
      <w:szCs w:val="18"/>
    </w:rPr>
  </w:style>
  <w:style w:type="character" w:customStyle="1" w:styleId="67">
    <w:name w:val="页眉 字符"/>
    <w:link w:val="37"/>
    <w:uiPriority w:val="0"/>
    <w:rPr>
      <w:rFonts w:eastAsia="方正书宋简体"/>
      <w:spacing w:val="2"/>
      <w:kern w:val="2"/>
      <w:sz w:val="18"/>
      <w:szCs w:val="18"/>
    </w:rPr>
  </w:style>
  <w:style w:type="character" w:customStyle="1" w:styleId="68">
    <w:name w:val="副标题 字符"/>
    <w:link w:val="40"/>
    <w:uiPriority w:val="0"/>
    <w:rPr>
      <w:rFonts w:eastAsia="黑体"/>
      <w:kern w:val="2"/>
      <w:sz w:val="36"/>
    </w:rPr>
  </w:style>
  <w:style w:type="character" w:customStyle="1" w:styleId="69">
    <w:name w:val="HTML 预设格式 字符"/>
    <w:link w:val="49"/>
    <w:uiPriority w:val="0"/>
    <w:rPr>
      <w:rFonts w:ascii="Arial" w:hAnsi="Arial" w:cs="Arial"/>
      <w:sz w:val="24"/>
      <w:szCs w:val="24"/>
    </w:rPr>
  </w:style>
  <w:style w:type="paragraph" w:customStyle="1" w:styleId="70">
    <w:name w:val="样式1"/>
    <w:basedOn w:val="1"/>
    <w:uiPriority w:val="0"/>
    <w:pPr>
      <w:spacing w:after="240" w:line="276" w:lineRule="auto"/>
      <w:ind w:firstLine="0"/>
      <w:jc w:val="center"/>
    </w:pPr>
    <w:rPr>
      <w:sz w:val="18"/>
    </w:rPr>
  </w:style>
  <w:style w:type="paragraph" w:customStyle="1" w:styleId="71">
    <w:name w:val="样式2"/>
    <w:basedOn w:val="1"/>
    <w:uiPriority w:val="0"/>
    <w:pPr>
      <w:spacing w:after="360" w:line="259" w:lineRule="auto"/>
      <w:ind w:left="454" w:right="454" w:firstLine="0"/>
    </w:pPr>
    <w:rPr>
      <w:snapToGrid w:val="0"/>
      <w:szCs w:val="24"/>
    </w:rPr>
  </w:style>
  <w:style w:type="paragraph" w:customStyle="1" w:styleId="72">
    <w:name w:val="样式4"/>
    <w:basedOn w:val="1"/>
    <w:uiPriority w:val="0"/>
    <w:pPr>
      <w:spacing w:line="312" w:lineRule="auto"/>
      <w:ind w:firstLine="0"/>
    </w:pPr>
    <w:rPr>
      <w:sz w:val="19"/>
    </w:rPr>
  </w:style>
  <w:style w:type="paragraph" w:customStyle="1" w:styleId="73">
    <w:name w:val="标题5"/>
    <w:basedOn w:val="1"/>
    <w:uiPriority w:val="0"/>
    <w:pPr>
      <w:spacing w:before="120" w:after="120"/>
      <w:ind w:firstLine="0"/>
      <w:jc w:val="center"/>
      <w:outlineLvl w:val="4"/>
    </w:pPr>
    <w:rPr>
      <w:rFonts w:eastAsia="方正黑体简体"/>
      <w:bCs/>
      <w:color w:val="000000"/>
    </w:rPr>
  </w:style>
  <w:style w:type="paragraph" w:customStyle="1" w:styleId="74">
    <w:name w:val="标题7"/>
    <w:basedOn w:val="1"/>
    <w:uiPriority w:val="0"/>
    <w:pPr>
      <w:spacing w:before="1080" w:after="360"/>
      <w:ind w:firstLine="0"/>
      <w:jc w:val="center"/>
      <w:outlineLvl w:val="6"/>
    </w:pPr>
    <w:rPr>
      <w:b/>
      <w:bCs/>
      <w:color w:val="000000"/>
      <w:sz w:val="24"/>
    </w:rPr>
  </w:style>
  <w:style w:type="paragraph" w:customStyle="1" w:styleId="75">
    <w:name w:val="标题8"/>
    <w:basedOn w:val="1"/>
    <w:uiPriority w:val="0"/>
    <w:pPr>
      <w:spacing w:before="300" w:after="120"/>
      <w:ind w:left="454" w:right="454" w:firstLine="0"/>
      <w:jc w:val="center"/>
      <w:outlineLvl w:val="7"/>
    </w:pPr>
    <w:rPr>
      <w:color w:val="000000"/>
      <w:sz w:val="21"/>
    </w:rPr>
  </w:style>
  <w:style w:type="paragraph" w:customStyle="1" w:styleId="76">
    <w:name w:val="样式3"/>
    <w:basedOn w:val="1"/>
    <w:uiPriority w:val="0"/>
    <w:pPr>
      <w:spacing w:after="140"/>
      <w:ind w:left="454" w:right="454" w:firstLine="0"/>
      <w:jc w:val="left"/>
    </w:pPr>
    <w:rPr>
      <w:color w:val="000000"/>
      <w:sz w:val="17"/>
      <w:szCs w:val="18"/>
    </w:rPr>
  </w:style>
  <w:style w:type="character" w:customStyle="1" w:styleId="77">
    <w:name w:val="页脚 Char"/>
    <w:uiPriority w:val="99"/>
    <w:rPr>
      <w:kern w:val="2"/>
      <w:sz w:val="18"/>
      <w:szCs w:val="18"/>
    </w:rPr>
  </w:style>
  <w:style w:type="paragraph" w:customStyle="1" w:styleId="78">
    <w:name w:val="参考文献"/>
    <w:basedOn w:val="1"/>
    <w:qFormat/>
    <w:uiPriority w:val="0"/>
    <w:pPr>
      <w:numPr>
        <w:ilvl w:val="0"/>
        <w:numId w:val="2"/>
      </w:numPr>
      <w:spacing w:line="295" w:lineRule="auto"/>
    </w:pPr>
    <w:rPr>
      <w:snapToGrid w:val="0"/>
      <w:color w:val="000000"/>
      <w:spacing w:val="0"/>
      <w:sz w:val="16"/>
      <w:szCs w:val="18"/>
    </w:rPr>
  </w:style>
  <w:style w:type="paragraph" w:customStyle="1" w:styleId="79">
    <w:name w:val="英文标题"/>
    <w:basedOn w:val="1"/>
    <w:uiPriority w:val="0"/>
    <w:pPr>
      <w:spacing w:before="400"/>
      <w:ind w:left="454" w:right="454" w:firstLine="0"/>
      <w:jc w:val="center"/>
    </w:pPr>
    <w:rPr>
      <w:b/>
      <w:spacing w:val="0"/>
      <w:sz w:val="26"/>
      <w:szCs w:val="26"/>
    </w:rPr>
  </w:style>
  <w:style w:type="paragraph" w:customStyle="1" w:styleId="80">
    <w:name w:val="Default"/>
    <w:uiPriority w:val="0"/>
    <w:pPr>
      <w:widowControl w:val="0"/>
      <w:autoSpaceDE w:val="0"/>
      <w:autoSpaceDN w:val="0"/>
      <w:adjustRightInd w:val="0"/>
    </w:pPr>
    <w:rPr>
      <w:rFonts w:ascii="宋体"/>
      <w:color w:val="000000"/>
      <w:sz w:val="24"/>
      <w:szCs w:val="24"/>
      <w:lang w:val="en-US" w:eastAsia="zh-CN" w:bidi="ar-SA"/>
    </w:rPr>
  </w:style>
  <w:style w:type="character" w:customStyle="1" w:styleId="81">
    <w:name w:val=" Char Char6"/>
    <w:semiHidden/>
    <w:uiPriority w:val="0"/>
    <w:rPr>
      <w:rFonts w:eastAsia="宋体"/>
      <w:kern w:val="2"/>
      <w:sz w:val="21"/>
      <w:szCs w:val="24"/>
      <w:lang w:val="en-US" w:eastAsia="zh-CN" w:bidi="ar-SA"/>
    </w:rPr>
  </w:style>
  <w:style w:type="character" w:customStyle="1" w:styleId="82">
    <w:name w:val="word"/>
    <w:uiPriority w:val="0"/>
  </w:style>
  <w:style w:type="paragraph" w:customStyle="1" w:styleId="83">
    <w:name w:val=" Char"/>
    <w:basedOn w:val="1"/>
    <w:uiPriority w:val="0"/>
    <w:pPr>
      <w:widowControl/>
      <w:snapToGrid/>
      <w:spacing w:after="160" w:line="240" w:lineRule="exact"/>
      <w:ind w:firstLine="0"/>
      <w:jc w:val="left"/>
    </w:pPr>
    <w:rPr>
      <w:rFonts w:ascii="Arial" w:hAnsi="Arial" w:eastAsia="Times New Roman"/>
      <w:b/>
      <w:spacing w:val="0"/>
      <w:kern w:val="0"/>
      <w:sz w:val="24"/>
      <w:szCs w:val="24"/>
      <w:lang w:eastAsia="en-US"/>
    </w:rPr>
  </w:style>
  <w:style w:type="character" w:customStyle="1" w:styleId="84">
    <w:name w:val=" Char Char2"/>
    <w:uiPriority w:val="0"/>
    <w:rPr>
      <w:rFonts w:eastAsia="宋体"/>
      <w:kern w:val="2"/>
      <w:sz w:val="24"/>
      <w:lang w:val="en-US" w:eastAsia="zh-CN" w:bidi="ar-SA"/>
    </w:rPr>
  </w:style>
  <w:style w:type="character" w:customStyle="1" w:styleId="85">
    <w:name w:val="s5 style5"/>
    <w:uiPriority w:val="0"/>
  </w:style>
  <w:style w:type="character" w:customStyle="1" w:styleId="86">
    <w:name w:val="pubtitle"/>
    <w:uiPriority w:val="0"/>
  </w:style>
  <w:style w:type="character" w:customStyle="1" w:styleId="87">
    <w:name w:val="datatitle1"/>
    <w:uiPriority w:val="0"/>
    <w:rPr>
      <w:b/>
      <w:bCs/>
      <w:color w:val="10619F"/>
      <w:sz w:val="18"/>
      <w:szCs w:val="18"/>
    </w:rPr>
  </w:style>
  <w:style w:type="paragraph" w:customStyle="1" w:styleId="88">
    <w:name w:val="style1"/>
    <w:basedOn w:val="1"/>
    <w:uiPriority w:val="0"/>
    <w:pPr>
      <w:widowControl/>
      <w:snapToGrid/>
      <w:spacing w:before="100" w:beforeAutospacing="1" w:after="100" w:afterAutospacing="1" w:line="240" w:lineRule="auto"/>
      <w:ind w:firstLine="0"/>
      <w:jc w:val="left"/>
    </w:pPr>
    <w:rPr>
      <w:rFonts w:ascii="宋体" w:hAnsi="宋体"/>
      <w:spacing w:val="0"/>
      <w:kern w:val="0"/>
      <w:sz w:val="18"/>
      <w:szCs w:val="18"/>
    </w:rPr>
  </w:style>
  <w:style w:type="paragraph" w:customStyle="1" w:styleId="89">
    <w:name w:val="Char Char Char Char"/>
    <w:basedOn w:val="1"/>
    <w:uiPriority w:val="0"/>
    <w:pPr>
      <w:snapToGrid/>
      <w:spacing w:line="240" w:lineRule="auto"/>
      <w:ind w:firstLine="0"/>
    </w:pPr>
    <w:rPr>
      <w:rFonts w:ascii="Tahoma" w:hAnsi="Tahoma"/>
      <w:spacing w:val="0"/>
      <w:sz w:val="24"/>
      <w:szCs w:val="20"/>
    </w:rPr>
  </w:style>
  <w:style w:type="paragraph" w:customStyle="1" w:styleId="90">
    <w:name w:val="Char Char Char Char Char Char Char Char Char"/>
    <w:basedOn w:val="1"/>
    <w:uiPriority w:val="0"/>
    <w:pPr>
      <w:widowControl/>
      <w:snapToGrid/>
      <w:spacing w:after="160" w:line="240" w:lineRule="exact"/>
      <w:ind w:firstLine="0"/>
      <w:jc w:val="left"/>
    </w:pPr>
    <w:rPr>
      <w:rFonts w:ascii="Verdana" w:hAnsi="Verdana" w:eastAsia="仿宋_GB2312"/>
      <w:spacing w:val="0"/>
      <w:kern w:val="0"/>
      <w:sz w:val="24"/>
      <w:szCs w:val="20"/>
      <w:lang w:eastAsia="en-US"/>
    </w:rPr>
  </w:style>
  <w:style w:type="character" w:customStyle="1" w:styleId="91">
    <w:name w:val="medium-normal1"/>
    <w:uiPriority w:val="0"/>
    <w:rPr>
      <w:rFonts w:hint="default" w:ascii="Arial" w:hAnsi="Arial" w:cs="Arial"/>
      <w:sz w:val="20"/>
      <w:szCs w:val="20"/>
    </w:rPr>
  </w:style>
  <w:style w:type="character" w:customStyle="1" w:styleId="92">
    <w:name w:val="medblacktext"/>
    <w:uiPriority w:val="0"/>
  </w:style>
  <w:style w:type="character" w:customStyle="1" w:styleId="93">
    <w:name w:val="smblacktext1"/>
    <w:uiPriority w:val="0"/>
    <w:rPr>
      <w:rFonts w:hint="default" w:ascii="Arial" w:hAnsi="Arial" w:cs="Arial"/>
      <w:color w:val="000000"/>
      <w:sz w:val="17"/>
      <w:szCs w:val="17"/>
    </w:rPr>
  </w:style>
  <w:style w:type="character" w:customStyle="1" w:styleId="94">
    <w:name w:val="页眉 Char"/>
    <w:uiPriority w:val="99"/>
    <w:rPr>
      <w:kern w:val="2"/>
      <w:sz w:val="18"/>
      <w:szCs w:val="18"/>
    </w:rPr>
  </w:style>
  <w:style w:type="character" w:customStyle="1" w:styleId="95">
    <w:name w:val="脚注文本 Char"/>
    <w:semiHidden/>
    <w:uiPriority w:val="99"/>
    <w:rPr>
      <w:kern w:val="2"/>
      <w:sz w:val="18"/>
      <w:szCs w:val="18"/>
    </w:rPr>
  </w:style>
  <w:style w:type="character" w:customStyle="1" w:styleId="96">
    <w:name w:val="标题 3 Char"/>
    <w:uiPriority w:val="0"/>
    <w:rPr>
      <w:bCs/>
      <w:spacing w:val="2"/>
      <w:kern w:val="2"/>
      <w:sz w:val="21"/>
      <w:szCs w:val="22"/>
      <w:lang w:val="en-US" w:eastAsia="zh-CN" w:bidi="ar-SA"/>
    </w:rPr>
  </w:style>
  <w:style w:type="paragraph" w:customStyle="1" w:styleId="97">
    <w:name w:val=" Char Zchn Zchn Char Char Char Char Char Char Char Char Char"/>
    <w:basedOn w:val="1"/>
    <w:uiPriority w:val="0"/>
    <w:pPr>
      <w:widowControl/>
      <w:snapToGrid/>
      <w:spacing w:after="160" w:line="240" w:lineRule="exact"/>
      <w:ind w:firstLine="0"/>
      <w:jc w:val="left"/>
    </w:pPr>
    <w:rPr>
      <w:rFonts w:ascii="Verdana" w:hAnsi="Verdana"/>
      <w:spacing w:val="0"/>
      <w:kern w:val="0"/>
      <w:sz w:val="20"/>
      <w:szCs w:val="20"/>
      <w:lang w:eastAsia="en-US"/>
    </w:rPr>
  </w:style>
  <w:style w:type="character" w:customStyle="1" w:styleId="98">
    <w:name w:val="apple-style-span"/>
    <w:uiPriority w:val="0"/>
  </w:style>
  <w:style w:type="character" w:customStyle="1" w:styleId="99">
    <w:name w:val="highlight1"/>
    <w:uiPriority w:val="0"/>
    <w:rPr>
      <w:sz w:val="21"/>
      <w:szCs w:val="21"/>
    </w:rPr>
  </w:style>
  <w:style w:type="character" w:customStyle="1" w:styleId="100">
    <w:name w:val="font10b"/>
    <w:uiPriority w:val="0"/>
  </w:style>
  <w:style w:type="character" w:customStyle="1" w:styleId="101">
    <w:name w:val="trans"/>
    <w:uiPriority w:val="0"/>
  </w:style>
  <w:style w:type="character" w:customStyle="1" w:styleId="102">
    <w:name w:val="short_text1"/>
    <w:uiPriority w:val="0"/>
    <w:rPr>
      <w:sz w:val="29"/>
      <w:szCs w:val="29"/>
    </w:rPr>
  </w:style>
  <w:style w:type="character" w:customStyle="1" w:styleId="103">
    <w:name w:val=" Char Char1"/>
    <w:uiPriority w:val="0"/>
    <w:rPr>
      <w:kern w:val="2"/>
      <w:sz w:val="18"/>
      <w:szCs w:val="18"/>
    </w:rPr>
  </w:style>
  <w:style w:type="character" w:customStyle="1" w:styleId="104">
    <w:name w:val=" Char Char"/>
    <w:uiPriority w:val="0"/>
    <w:rPr>
      <w:kern w:val="2"/>
      <w:sz w:val="18"/>
      <w:szCs w:val="18"/>
    </w:rPr>
  </w:style>
  <w:style w:type="character" w:customStyle="1" w:styleId="105">
    <w:name w:val="bf"/>
    <w:uiPriority w:val="0"/>
  </w:style>
  <w:style w:type="paragraph" w:customStyle="1" w:styleId="106">
    <w:name w:val="文献内容"/>
    <w:basedOn w:val="33"/>
    <w:uiPriority w:val="0"/>
    <w:pPr>
      <w:adjustRightInd/>
      <w:snapToGrid/>
      <w:spacing w:line="240" w:lineRule="exact"/>
      <w:ind w:left="265" w:leftChars="-1" w:hanging="267" w:hangingChars="167"/>
    </w:pPr>
    <w:rPr>
      <w:color w:val="auto"/>
      <w:kern w:val="2"/>
      <w:sz w:val="16"/>
    </w:rPr>
  </w:style>
  <w:style w:type="paragraph" w:customStyle="1" w:styleId="107">
    <w:name w:val="wh-normal"/>
    <w:basedOn w:val="1"/>
    <w:uiPriority w:val="0"/>
    <w:pPr>
      <w:widowControl/>
      <w:snapToGrid/>
      <w:spacing w:line="240" w:lineRule="auto"/>
      <w:ind w:firstLine="0"/>
    </w:pPr>
    <w:rPr>
      <w:rFonts w:ascii="Verdana" w:hAnsi="Verdana" w:eastAsia="Times New Roman"/>
      <w:color w:val="000000"/>
      <w:spacing w:val="0"/>
      <w:kern w:val="0"/>
      <w:sz w:val="20"/>
      <w:szCs w:val="20"/>
      <w:lang w:eastAsia="en-US"/>
    </w:rPr>
  </w:style>
  <w:style w:type="paragraph" w:customStyle="1" w:styleId="108">
    <w:name w:val="段落"/>
    <w:basedOn w:val="1"/>
    <w:uiPriority w:val="0"/>
    <w:pPr>
      <w:snapToGrid/>
      <w:spacing w:line="420" w:lineRule="exact"/>
      <w:ind w:firstLine="512" w:firstLineChars="200"/>
    </w:pPr>
    <w:rPr>
      <w:spacing w:val="8"/>
      <w:sz w:val="24"/>
      <w:szCs w:val="20"/>
    </w:rPr>
  </w:style>
  <w:style w:type="character" w:customStyle="1" w:styleId="109">
    <w:name w:val="LENOVO"/>
    <w:semiHidden/>
    <w:uiPriority w:val="0"/>
    <w:rPr>
      <w:rFonts w:ascii="Arial" w:hAnsi="Arial" w:eastAsia="宋体" w:cs="Arial"/>
      <w:color w:val="auto"/>
      <w:sz w:val="18"/>
      <w:szCs w:val="20"/>
    </w:rPr>
  </w:style>
  <w:style w:type="character" w:customStyle="1" w:styleId="110">
    <w:name w:val="bold1"/>
    <w:uiPriority w:val="0"/>
    <w:rPr>
      <w:b/>
      <w:bCs/>
    </w:rPr>
  </w:style>
  <w:style w:type="character" w:customStyle="1" w:styleId="111">
    <w:name w:val="正文文本 Char"/>
    <w:uiPriority w:val="0"/>
    <w:rPr>
      <w:rFonts w:eastAsia="宋体"/>
      <w:kern w:val="2"/>
      <w:sz w:val="21"/>
      <w:szCs w:val="24"/>
      <w:lang w:val="en-US" w:eastAsia="zh-CN" w:bidi="ar-SA"/>
    </w:rPr>
  </w:style>
  <w:style w:type="character" w:customStyle="1" w:styleId="112">
    <w:name w:val="textbold"/>
    <w:uiPriority w:val="0"/>
  </w:style>
  <w:style w:type="character" w:customStyle="1" w:styleId="113">
    <w:name w:val="text"/>
    <w:uiPriority w:val="0"/>
  </w:style>
  <w:style w:type="character" w:customStyle="1" w:styleId="114">
    <w:name w:val="textitalics"/>
    <w:uiPriority w:val="0"/>
  </w:style>
  <w:style w:type="character" w:customStyle="1" w:styleId="115">
    <w:name w:val="a"/>
    <w:uiPriority w:val="0"/>
  </w:style>
  <w:style w:type="character" w:customStyle="1" w:styleId="116">
    <w:name w:val="标题 1 Char"/>
    <w:uiPriority w:val="0"/>
    <w:rPr>
      <w:rFonts w:eastAsia="黑体"/>
      <w:bCs/>
      <w:snapToGrid w:val="0"/>
      <w:spacing w:val="2"/>
      <w:kern w:val="44"/>
      <w:sz w:val="36"/>
      <w:szCs w:val="44"/>
      <w:lang w:val="en-US" w:eastAsia="zh-CN" w:bidi="ar-SA"/>
    </w:rPr>
  </w:style>
  <w:style w:type="paragraph" w:customStyle="1" w:styleId="117">
    <w:name w:val="BC_Author_Address"/>
    <w:basedOn w:val="1"/>
    <w:next w:val="1"/>
    <w:uiPriority w:val="0"/>
    <w:pPr>
      <w:widowControl/>
      <w:snapToGrid/>
      <w:spacing w:after="240" w:line="480" w:lineRule="auto"/>
      <w:ind w:firstLine="0"/>
      <w:jc w:val="center"/>
    </w:pPr>
    <w:rPr>
      <w:rFonts w:ascii="Times" w:hAnsi="Times"/>
      <w:spacing w:val="0"/>
      <w:kern w:val="0"/>
      <w:sz w:val="24"/>
      <w:szCs w:val="20"/>
      <w:lang w:eastAsia="en-US"/>
    </w:rPr>
  </w:style>
  <w:style w:type="character" w:customStyle="1" w:styleId="118">
    <w:name w:val="hit"/>
    <w:uiPriority w:val="0"/>
  </w:style>
  <w:style w:type="paragraph" w:customStyle="1" w:styleId="119">
    <w:name w:val="SPIE body text"/>
    <w:basedOn w:val="1"/>
    <w:uiPriority w:val="0"/>
    <w:pPr>
      <w:widowControl/>
      <w:snapToGrid/>
      <w:spacing w:after="120" w:line="240" w:lineRule="auto"/>
      <w:ind w:firstLine="0"/>
    </w:pPr>
    <w:rPr>
      <w:spacing w:val="0"/>
      <w:kern w:val="0"/>
      <w:sz w:val="20"/>
      <w:szCs w:val="24"/>
      <w:lang w:eastAsia="en-US"/>
    </w:rPr>
  </w:style>
  <w:style w:type="paragraph" w:customStyle="1" w:styleId="120">
    <w:name w:val=" Char Char Char Char Char Char"/>
    <w:basedOn w:val="1"/>
    <w:uiPriority w:val="0"/>
    <w:pPr>
      <w:widowControl/>
      <w:snapToGrid/>
      <w:spacing w:after="160" w:line="240" w:lineRule="exact"/>
      <w:ind w:firstLine="0"/>
      <w:jc w:val="left"/>
    </w:pPr>
    <w:rPr>
      <w:spacing w:val="0"/>
      <w:kern w:val="0"/>
      <w:szCs w:val="20"/>
      <w:lang w:eastAsia="en-US"/>
    </w:rPr>
  </w:style>
  <w:style w:type="character" w:customStyle="1" w:styleId="121">
    <w:name w:val="long_text1"/>
    <w:uiPriority w:val="0"/>
    <w:rPr>
      <w:sz w:val="20"/>
      <w:szCs w:val="20"/>
    </w:rPr>
  </w:style>
  <w:style w:type="character" w:customStyle="1" w:styleId="122">
    <w:name w:val=" Char Char5"/>
    <w:uiPriority w:val="0"/>
    <w:rPr>
      <w:kern w:val="2"/>
      <w:sz w:val="18"/>
      <w:szCs w:val="18"/>
    </w:rPr>
  </w:style>
  <w:style w:type="character" w:customStyle="1" w:styleId="123">
    <w:name w:val="smcaps"/>
    <w:uiPriority w:val="0"/>
  </w:style>
  <w:style w:type="character" w:customStyle="1" w:styleId="124">
    <w:name w:val=" Char Char4"/>
    <w:uiPriority w:val="0"/>
    <w:rPr>
      <w:rFonts w:ascii="Arial" w:hAnsi="Arial" w:cs="Arial"/>
      <w:sz w:val="18"/>
      <w:szCs w:val="18"/>
    </w:rPr>
  </w:style>
  <w:style w:type="character" w:customStyle="1" w:styleId="125">
    <w:name w:val=" Char Char3"/>
    <w:uiPriority w:val="0"/>
    <w:rPr>
      <w:kern w:val="2"/>
      <w:sz w:val="18"/>
      <w:szCs w:val="18"/>
    </w:rPr>
  </w:style>
  <w:style w:type="paragraph" w:styleId="126">
    <w:name w:val="List Paragraph"/>
    <w:basedOn w:val="1"/>
    <w:qFormat/>
    <w:uiPriority w:val="34"/>
    <w:pPr>
      <w:snapToGrid/>
      <w:spacing w:line="240" w:lineRule="auto"/>
      <w:ind w:firstLineChars="200"/>
    </w:pPr>
    <w:rPr>
      <w:rFonts w:ascii="Calibri" w:hAnsi="Calibri"/>
      <w:spacing w:val="0"/>
      <w:szCs w:val="22"/>
    </w:rPr>
  </w:style>
  <w:style w:type="character" w:customStyle="1" w:styleId="127">
    <w:name w:val=" Char Char11"/>
    <w:uiPriority w:val="0"/>
    <w:rPr>
      <w:rFonts w:eastAsia="黑体"/>
      <w:b/>
      <w:bCs/>
      <w:kern w:val="44"/>
      <w:sz w:val="36"/>
      <w:szCs w:val="44"/>
    </w:rPr>
  </w:style>
  <w:style w:type="character" w:customStyle="1" w:styleId="128">
    <w:name w:val=" Char Char10"/>
    <w:uiPriority w:val="0"/>
    <w:rPr>
      <w:rFonts w:ascii="Cambria" w:hAnsi="Cambria" w:eastAsia="华文仿宋" w:cs="Times New Roman"/>
      <w:bCs/>
      <w:kern w:val="2"/>
      <w:sz w:val="28"/>
      <w:szCs w:val="32"/>
    </w:rPr>
  </w:style>
  <w:style w:type="character" w:customStyle="1" w:styleId="129">
    <w:name w:val=" Char Char9"/>
    <w:uiPriority w:val="0"/>
    <w:rPr>
      <w:rFonts w:eastAsia="Times New Roman"/>
      <w:b/>
      <w:bCs/>
      <w:kern w:val="2"/>
      <w:sz w:val="21"/>
      <w:szCs w:val="32"/>
    </w:rPr>
  </w:style>
  <w:style w:type="character" w:customStyle="1" w:styleId="130">
    <w:name w:val=" Char Char8"/>
    <w:uiPriority w:val="0"/>
    <w:rPr>
      <w:rFonts w:eastAsia="黑体" w:cs="Times New Roman"/>
      <w:b/>
      <w:bCs/>
      <w:kern w:val="2"/>
      <w:sz w:val="28"/>
      <w:szCs w:val="28"/>
    </w:rPr>
  </w:style>
  <w:style w:type="character" w:customStyle="1" w:styleId="131">
    <w:name w:val=" Char Char7"/>
    <w:uiPriority w:val="0"/>
    <w:rPr>
      <w:rFonts w:eastAsia="黑体" w:cs="Times New Roman"/>
      <w:kern w:val="2"/>
      <w:sz w:val="23"/>
      <w:szCs w:val="24"/>
    </w:rPr>
  </w:style>
  <w:style w:type="paragraph" w:customStyle="1" w:styleId="132">
    <w:name w:val="样式6"/>
    <w:basedOn w:val="71"/>
    <w:qFormat/>
    <w:uiPriority w:val="0"/>
    <w:pPr>
      <w:spacing w:after="0" w:line="283" w:lineRule="auto"/>
      <w:ind w:left="397" w:right="397"/>
    </w:pPr>
    <w:rPr>
      <w:kern w:val="0"/>
      <w:sz w:val="18"/>
      <w:szCs w:val="18"/>
    </w:rPr>
  </w:style>
  <w:style w:type="character" w:customStyle="1" w:styleId="133">
    <w:name w:val="样式5 Char"/>
    <w:uiPriority w:val="0"/>
    <w:rPr>
      <w:rFonts w:eastAsia="黑体"/>
      <w:bCs/>
      <w:snapToGrid w:val="0"/>
      <w:spacing w:val="2"/>
      <w:kern w:val="44"/>
      <w:sz w:val="36"/>
      <w:szCs w:val="44"/>
    </w:rPr>
  </w:style>
  <w:style w:type="paragraph" w:customStyle="1" w:styleId="134">
    <w:name w:val="样式9"/>
    <w:basedOn w:val="1"/>
    <w:qFormat/>
    <w:uiPriority w:val="0"/>
    <w:pPr>
      <w:snapToGrid/>
      <w:spacing w:line="240" w:lineRule="auto"/>
      <w:ind w:firstLine="0"/>
    </w:pPr>
    <w:rPr>
      <w:rFonts w:ascii="宋体" w:hAnsi="宋体"/>
      <w:spacing w:val="0"/>
      <w:kern w:val="0"/>
    </w:rPr>
  </w:style>
  <w:style w:type="character" w:customStyle="1" w:styleId="135">
    <w:name w:val="样式9 Char"/>
    <w:uiPriority w:val="0"/>
    <w:rPr>
      <w:rFonts w:ascii="宋体" w:hAnsi="宋体"/>
      <w:sz w:val="21"/>
      <w:szCs w:val="21"/>
    </w:rPr>
  </w:style>
  <w:style w:type="character" w:customStyle="1" w:styleId="136">
    <w:name w:val="样式7 Char"/>
    <w:uiPriority w:val="0"/>
    <w:rPr>
      <w:spacing w:val="2"/>
      <w:kern w:val="2"/>
      <w:sz w:val="21"/>
      <w:szCs w:val="21"/>
    </w:rPr>
  </w:style>
  <w:style w:type="character" w:customStyle="1" w:styleId="137">
    <w:name w:val="样式11 Char"/>
    <w:uiPriority w:val="0"/>
  </w:style>
  <w:style w:type="character" w:customStyle="1" w:styleId="138">
    <w:name w:val="样式10 Char"/>
    <w:uiPriority w:val="0"/>
    <w:rPr>
      <w:spacing w:val="2"/>
      <w:kern w:val="2"/>
      <w:sz w:val="21"/>
      <w:szCs w:val="21"/>
    </w:rPr>
  </w:style>
  <w:style w:type="character" w:customStyle="1" w:styleId="139">
    <w:name w:val="样式2 Char"/>
    <w:uiPriority w:val="0"/>
    <w:rPr>
      <w:snapToGrid w:val="0"/>
      <w:spacing w:val="2"/>
      <w:kern w:val="2"/>
      <w:sz w:val="21"/>
      <w:szCs w:val="24"/>
    </w:rPr>
  </w:style>
  <w:style w:type="character" w:customStyle="1" w:styleId="140">
    <w:name w:val="j_wenzhang"/>
    <w:uiPriority w:val="0"/>
  </w:style>
  <w:style w:type="paragraph" w:customStyle="1" w:styleId="141">
    <w:name w:val="Default Paragraph Font Para Char Char Char Char Char Char Char Char"/>
    <w:basedOn w:val="1"/>
    <w:uiPriority w:val="0"/>
    <w:pPr>
      <w:widowControl/>
      <w:snapToGrid/>
      <w:spacing w:after="160" w:line="240" w:lineRule="exact"/>
      <w:ind w:firstLine="0"/>
      <w:jc w:val="left"/>
    </w:pPr>
    <w:rPr>
      <w:rFonts w:ascii="Verdana" w:hAnsi="Verdana"/>
      <w:spacing w:val="0"/>
      <w:kern w:val="0"/>
      <w:sz w:val="20"/>
      <w:szCs w:val="20"/>
      <w:lang w:eastAsia="en-US"/>
    </w:rPr>
  </w:style>
  <w:style w:type="paragraph" w:customStyle="1" w:styleId="142">
    <w:name w:val="Char"/>
    <w:basedOn w:val="1"/>
    <w:uiPriority w:val="0"/>
    <w:pPr>
      <w:widowControl/>
      <w:snapToGrid/>
      <w:spacing w:after="160" w:line="240" w:lineRule="exact"/>
      <w:ind w:firstLine="0"/>
      <w:jc w:val="left"/>
    </w:pPr>
    <w:rPr>
      <w:rFonts w:ascii="Arial" w:hAnsi="Arial" w:eastAsia="Times New Roman"/>
      <w:b/>
      <w:spacing w:val="0"/>
      <w:kern w:val="0"/>
      <w:sz w:val="24"/>
      <w:szCs w:val="24"/>
      <w:lang w:eastAsia="en-US"/>
    </w:rPr>
  </w:style>
  <w:style w:type="character" w:customStyle="1" w:styleId="143">
    <w:name w:val="font1"/>
    <w:uiPriority w:val="0"/>
    <w:rPr>
      <w:color w:val="000000"/>
      <w:sz w:val="18"/>
      <w:szCs w:val="18"/>
    </w:rPr>
  </w:style>
  <w:style w:type="paragraph" w:customStyle="1" w:styleId="144">
    <w:name w:val="Author"/>
    <w:basedOn w:val="1"/>
    <w:next w:val="1"/>
    <w:uiPriority w:val="0"/>
    <w:pPr>
      <w:widowControl/>
      <w:suppressAutoHyphens/>
      <w:overflowPunct w:val="0"/>
      <w:autoSpaceDE w:val="0"/>
      <w:autoSpaceDN w:val="0"/>
      <w:adjustRightInd w:val="0"/>
      <w:snapToGrid/>
      <w:spacing w:line="320" w:lineRule="exact"/>
      <w:ind w:firstLine="0"/>
      <w:textAlignment w:val="baseline"/>
    </w:pPr>
    <w:rPr>
      <w:spacing w:val="0"/>
      <w:kern w:val="0"/>
      <w:sz w:val="28"/>
      <w:szCs w:val="20"/>
      <w:lang w:eastAsia="en-US"/>
    </w:rPr>
  </w:style>
  <w:style w:type="paragraph" w:customStyle="1" w:styleId="145">
    <w:name w:val=" Char Char Char Char"/>
    <w:basedOn w:val="1"/>
    <w:uiPriority w:val="0"/>
    <w:pPr>
      <w:widowControl/>
      <w:snapToGrid/>
      <w:spacing w:after="160" w:line="240" w:lineRule="exact"/>
      <w:ind w:firstLine="0"/>
      <w:jc w:val="left"/>
    </w:pPr>
    <w:rPr>
      <w:rFonts w:ascii="Verdana" w:hAnsi="Verdana" w:eastAsia="仿宋_GB2312"/>
      <w:spacing w:val="0"/>
      <w:kern w:val="0"/>
      <w:sz w:val="24"/>
      <w:szCs w:val="20"/>
      <w:lang w:eastAsia="en-US"/>
    </w:rPr>
  </w:style>
  <w:style w:type="paragraph" w:customStyle="1" w:styleId="146">
    <w:name w:val="毕业论文段落格式"/>
    <w:basedOn w:val="1"/>
    <w:qFormat/>
    <w:uiPriority w:val="0"/>
    <w:pPr>
      <w:snapToGrid/>
      <w:spacing w:line="300" w:lineRule="auto"/>
      <w:ind w:firstLine="200" w:firstLineChars="200"/>
    </w:pPr>
    <w:rPr>
      <w:spacing w:val="0"/>
      <w:sz w:val="24"/>
      <w:szCs w:val="22"/>
    </w:rPr>
  </w:style>
  <w:style w:type="paragraph" w:customStyle="1" w:styleId="147">
    <w:name w:val="毕业论文小节"/>
    <w:basedOn w:val="1"/>
    <w:qFormat/>
    <w:uiPriority w:val="0"/>
    <w:pPr>
      <w:autoSpaceDE w:val="0"/>
      <w:autoSpaceDN w:val="0"/>
      <w:adjustRightInd w:val="0"/>
      <w:snapToGrid/>
      <w:spacing w:beforeLines="50" w:line="300" w:lineRule="auto"/>
      <w:ind w:firstLine="0"/>
      <w:outlineLvl w:val="2"/>
    </w:pPr>
    <w:rPr>
      <w:spacing w:val="0"/>
      <w:kern w:val="0"/>
      <w:sz w:val="24"/>
      <w:szCs w:val="24"/>
    </w:rPr>
  </w:style>
  <w:style w:type="paragraph" w:customStyle="1" w:styleId="148">
    <w:name w:val="毕业论文图标英文"/>
    <w:basedOn w:val="1"/>
    <w:qFormat/>
    <w:uiPriority w:val="0"/>
    <w:pPr>
      <w:snapToGrid/>
      <w:spacing w:afterLines="50" w:line="240" w:lineRule="auto"/>
      <w:ind w:firstLine="0"/>
      <w:jc w:val="center"/>
    </w:pPr>
    <w:rPr>
      <w:spacing w:val="0"/>
    </w:rPr>
  </w:style>
  <w:style w:type="paragraph" w:customStyle="1" w:styleId="149">
    <w:name w:val="毕业论文图标中文"/>
    <w:basedOn w:val="1"/>
    <w:qFormat/>
    <w:uiPriority w:val="0"/>
    <w:pPr>
      <w:snapToGrid/>
      <w:spacing w:line="240" w:lineRule="auto"/>
      <w:ind w:firstLine="0"/>
      <w:jc w:val="center"/>
    </w:pPr>
    <w:rPr>
      <w:b/>
      <w:spacing w:val="0"/>
    </w:rPr>
  </w:style>
  <w:style w:type="paragraph" w:customStyle="1" w:styleId="150">
    <w:name w:val=" Char Char Char Char Char Char1 Char Char Char Char"/>
    <w:basedOn w:val="1"/>
    <w:uiPriority w:val="0"/>
    <w:pPr>
      <w:widowControl/>
      <w:snapToGrid/>
      <w:spacing w:after="160" w:line="240" w:lineRule="exact"/>
      <w:ind w:firstLine="0"/>
      <w:jc w:val="left"/>
    </w:pPr>
    <w:rPr>
      <w:rFonts w:ascii="Arial" w:hAnsi="Arial" w:eastAsia="Times New Roman"/>
      <w:b/>
      <w:spacing w:val="0"/>
      <w:kern w:val="0"/>
      <w:sz w:val="24"/>
      <w:szCs w:val="24"/>
      <w:lang w:eastAsia="en-US"/>
    </w:rPr>
  </w:style>
  <w:style w:type="paragraph" w:customStyle="1" w:styleId="151">
    <w:name w:val="xl24"/>
    <w:basedOn w:val="1"/>
    <w:uiPriority w:val="0"/>
    <w:pPr>
      <w:widowControl/>
      <w:snapToGrid/>
      <w:spacing w:before="100" w:beforeAutospacing="1" w:after="100" w:afterAutospacing="1" w:line="240" w:lineRule="auto"/>
      <w:ind w:firstLine="0"/>
      <w:jc w:val="center"/>
    </w:pPr>
    <w:rPr>
      <w:rFonts w:ascii="宋体" w:hAnsi="宋体"/>
      <w:spacing w:val="0"/>
      <w:kern w:val="0"/>
      <w:sz w:val="24"/>
      <w:szCs w:val="24"/>
    </w:rPr>
  </w:style>
  <w:style w:type="character" w:customStyle="1" w:styleId="152">
    <w:name w:val=" Char Char Char"/>
    <w:semiHidden/>
    <w:uiPriority w:val="0"/>
    <w:rPr>
      <w:rFonts w:eastAsia="宋体"/>
      <w:kern w:val="2"/>
      <w:sz w:val="21"/>
      <w:lang w:val="en-US" w:eastAsia="zh-CN" w:bidi="ar-SA"/>
    </w:rPr>
  </w:style>
  <w:style w:type="paragraph" w:customStyle="1" w:styleId="153">
    <w:name w:val="样式5"/>
    <w:basedOn w:val="1"/>
    <w:uiPriority w:val="0"/>
    <w:pPr>
      <w:snapToGrid/>
      <w:spacing w:line="240" w:lineRule="exact"/>
      <w:ind w:left="224" w:hanging="224" w:hangingChars="224"/>
    </w:pPr>
    <w:rPr>
      <w:spacing w:val="0"/>
      <w:sz w:val="15"/>
      <w:szCs w:val="18"/>
    </w:rPr>
  </w:style>
  <w:style w:type="character" w:customStyle="1" w:styleId="154">
    <w:name w:val="contribution"/>
    <w:uiPriority w:val="0"/>
  </w:style>
  <w:style w:type="paragraph" w:customStyle="1" w:styleId="155">
    <w:name w:val="snippets1"/>
    <w:basedOn w:val="1"/>
    <w:uiPriority w:val="0"/>
    <w:pPr>
      <w:widowControl/>
      <w:snapToGrid/>
      <w:spacing w:before="100" w:beforeAutospacing="1" w:after="100" w:afterAutospacing="1" w:line="240" w:lineRule="auto"/>
      <w:ind w:firstLine="0"/>
      <w:jc w:val="left"/>
    </w:pPr>
    <w:rPr>
      <w:rFonts w:ascii="宋体" w:hAnsi="宋体"/>
      <w:spacing w:val="0"/>
      <w:kern w:val="0"/>
      <w:sz w:val="20"/>
      <w:szCs w:val="20"/>
    </w:rPr>
  </w:style>
  <w:style w:type="paragraph" w:customStyle="1" w:styleId="156">
    <w:name w:val="authors3"/>
    <w:basedOn w:val="1"/>
    <w:uiPriority w:val="0"/>
    <w:pPr>
      <w:widowControl/>
      <w:snapToGrid/>
      <w:spacing w:before="100" w:beforeAutospacing="1" w:after="100" w:afterAutospacing="1" w:line="240" w:lineRule="auto"/>
      <w:ind w:firstLine="0"/>
      <w:jc w:val="left"/>
    </w:pPr>
    <w:rPr>
      <w:rFonts w:ascii="宋体" w:hAnsi="宋体"/>
      <w:b/>
      <w:bCs/>
      <w:spacing w:val="0"/>
      <w:kern w:val="0"/>
      <w:sz w:val="20"/>
      <w:szCs w:val="20"/>
    </w:rPr>
  </w:style>
  <w:style w:type="paragraph" w:customStyle="1" w:styleId="157">
    <w:name w:val="enumeration2"/>
    <w:basedOn w:val="1"/>
    <w:uiPriority w:val="0"/>
    <w:pPr>
      <w:widowControl/>
      <w:snapToGrid/>
      <w:spacing w:before="100" w:beforeAutospacing="1" w:after="100" w:afterAutospacing="1" w:line="240" w:lineRule="auto"/>
      <w:ind w:firstLine="0"/>
      <w:jc w:val="left"/>
    </w:pPr>
    <w:rPr>
      <w:rFonts w:ascii="宋体" w:hAnsi="宋体"/>
      <w:i/>
      <w:iCs/>
      <w:spacing w:val="0"/>
      <w:kern w:val="0"/>
      <w:sz w:val="22"/>
      <w:szCs w:val="22"/>
    </w:rPr>
  </w:style>
  <w:style w:type="paragraph" w:customStyle="1" w:styleId="158">
    <w:name w:val="title11"/>
    <w:basedOn w:val="1"/>
    <w:uiPriority w:val="0"/>
    <w:pPr>
      <w:widowControl/>
      <w:snapToGrid/>
      <w:spacing w:before="100" w:beforeAutospacing="1" w:after="100" w:afterAutospacing="1" w:line="240" w:lineRule="auto"/>
      <w:ind w:firstLine="0"/>
      <w:jc w:val="left"/>
    </w:pPr>
    <w:rPr>
      <w:rFonts w:ascii="Garamond" w:hAnsi="Garamond"/>
      <w:b/>
      <w:bCs/>
      <w:color w:val="888888"/>
      <w:spacing w:val="0"/>
      <w:kern w:val="0"/>
      <w:sz w:val="29"/>
      <w:szCs w:val="29"/>
    </w:rPr>
  </w:style>
  <w:style w:type="character" w:customStyle="1" w:styleId="159">
    <w:name w:val="searchword5"/>
    <w:uiPriority w:val="0"/>
    <w:rPr>
      <w:shd w:val="clear" w:color="auto" w:fill="FFFF80"/>
    </w:rPr>
  </w:style>
  <w:style w:type="character" w:customStyle="1" w:styleId="160">
    <w:name w:val="publication3"/>
    <w:uiPriority w:val="0"/>
  </w:style>
  <w:style w:type="character" w:customStyle="1" w:styleId="161">
    <w:name w:val="volume"/>
    <w:uiPriority w:val="0"/>
  </w:style>
  <w:style w:type="character" w:customStyle="1" w:styleId="162">
    <w:name w:val="part"/>
    <w:uiPriority w:val="0"/>
  </w:style>
  <w:style w:type="character" w:customStyle="1" w:styleId="163">
    <w:name w:val="word_other"/>
    <w:uiPriority w:val="0"/>
  </w:style>
  <w:style w:type="character" w:customStyle="1" w:styleId="164">
    <w:name w:val="addmd1"/>
    <w:uiPriority w:val="0"/>
    <w:rPr>
      <w:sz w:val="20"/>
      <w:szCs w:val="20"/>
    </w:rPr>
  </w:style>
  <w:style w:type="paragraph" w:customStyle="1" w:styleId="165">
    <w:name w:val="..￡.??"/>
    <w:basedOn w:val="1"/>
    <w:next w:val="1"/>
    <w:uiPriority w:val="0"/>
    <w:pPr>
      <w:autoSpaceDE w:val="0"/>
      <w:autoSpaceDN w:val="0"/>
      <w:adjustRightInd w:val="0"/>
      <w:snapToGrid/>
      <w:spacing w:line="240" w:lineRule="auto"/>
      <w:ind w:firstLine="0"/>
      <w:jc w:val="left"/>
    </w:pPr>
    <w:rPr>
      <w:rFonts w:ascii="Arial" w:hAnsi="Arial" w:cs="Arial"/>
      <w:spacing w:val="0"/>
      <w:kern w:val="0"/>
      <w:sz w:val="24"/>
      <w:szCs w:val="24"/>
    </w:rPr>
  </w:style>
  <w:style w:type="paragraph" w:customStyle="1" w:styleId="166">
    <w:name w:val=".€?é￠? 7"/>
    <w:basedOn w:val="1"/>
    <w:next w:val="1"/>
    <w:uiPriority w:val="0"/>
    <w:pPr>
      <w:autoSpaceDE w:val="0"/>
      <w:autoSpaceDN w:val="0"/>
      <w:adjustRightInd w:val="0"/>
      <w:snapToGrid/>
      <w:spacing w:line="240" w:lineRule="auto"/>
      <w:ind w:firstLine="0"/>
      <w:jc w:val="left"/>
    </w:pPr>
    <w:rPr>
      <w:rFonts w:ascii="Franklin Gothic Medium" w:hAnsi="Franklin Gothic Medium"/>
      <w:spacing w:val="0"/>
      <w:kern w:val="0"/>
      <w:sz w:val="24"/>
      <w:szCs w:val="24"/>
    </w:rPr>
  </w:style>
  <w:style w:type="character" w:customStyle="1" w:styleId="167">
    <w:name w:val="hithilite1"/>
    <w:uiPriority w:val="0"/>
    <w:rPr>
      <w:shd w:val="clear" w:color="auto" w:fill="FFF3C6"/>
    </w:rPr>
  </w:style>
  <w:style w:type="character" w:customStyle="1" w:styleId="168">
    <w:name w:val="data_bold1"/>
    <w:uiPriority w:val="0"/>
    <w:rPr>
      <w:b/>
      <w:bCs/>
    </w:rPr>
  </w:style>
  <w:style w:type="paragraph" w:customStyle="1" w:styleId="169">
    <w:name w:val="论文正文"/>
    <w:basedOn w:val="1"/>
    <w:uiPriority w:val="0"/>
    <w:pPr>
      <w:adjustRightInd w:val="0"/>
      <w:spacing w:line="360" w:lineRule="auto"/>
      <w:ind w:firstLine="482"/>
    </w:pPr>
    <w:rPr>
      <w:spacing w:val="0"/>
      <w:sz w:val="24"/>
      <w:szCs w:val="24"/>
    </w:rPr>
  </w:style>
  <w:style w:type="character" w:customStyle="1" w:styleId="170">
    <w:name w:val="apple-converted-space"/>
    <w:uiPriority w:val="0"/>
  </w:style>
  <w:style w:type="paragraph" w:customStyle="1" w:styleId="171">
    <w:name w:val="样式14"/>
    <w:basedOn w:val="1"/>
    <w:uiPriority w:val="0"/>
    <w:pPr>
      <w:adjustRightInd w:val="0"/>
      <w:snapToGrid/>
      <w:spacing w:line="400" w:lineRule="exact"/>
      <w:ind w:firstLine="480" w:firstLineChars="200"/>
      <w:textAlignment w:val="baseline"/>
    </w:pPr>
    <w:rPr>
      <w:spacing w:val="0"/>
      <w:sz w:val="24"/>
      <w:szCs w:val="24"/>
    </w:rPr>
  </w:style>
  <w:style w:type="paragraph" w:customStyle="1" w:styleId="172">
    <w:name w:val="样式10"/>
    <w:basedOn w:val="1"/>
    <w:uiPriority w:val="0"/>
    <w:pPr>
      <w:adjustRightInd w:val="0"/>
      <w:snapToGrid/>
      <w:spacing w:line="400" w:lineRule="exact"/>
      <w:ind w:firstLine="480" w:firstLineChars="200"/>
      <w:textAlignment w:val="baseline"/>
    </w:pPr>
    <w:rPr>
      <w:spacing w:val="0"/>
      <w:sz w:val="24"/>
      <w:szCs w:val="24"/>
    </w:rPr>
  </w:style>
  <w:style w:type="paragraph" w:customStyle="1" w:styleId="173">
    <w:name w:val="论文标题1"/>
    <w:basedOn w:val="2"/>
    <w:next w:val="1"/>
    <w:uiPriority w:val="0"/>
    <w:pPr>
      <w:keepNext w:val="0"/>
      <w:keepLines w:val="0"/>
      <w:pageBreakBefore/>
      <w:snapToGrid/>
      <w:spacing w:before="240" w:after="240"/>
      <w:ind w:left="454" w:hanging="454"/>
    </w:pPr>
    <w:rPr>
      <w:rFonts w:ascii="黑体" w:hAnsi="Arial"/>
      <w:b/>
      <w:snapToGrid/>
      <w:spacing w:val="0"/>
      <w:kern w:val="2"/>
      <w:szCs w:val="20"/>
    </w:rPr>
  </w:style>
  <w:style w:type="paragraph" w:customStyle="1" w:styleId="174">
    <w:name w:val="论文标题2"/>
    <w:basedOn w:val="3"/>
    <w:next w:val="1"/>
    <w:uiPriority w:val="0"/>
    <w:pPr>
      <w:keepNext w:val="0"/>
      <w:keepLines w:val="0"/>
      <w:snapToGrid/>
      <w:spacing w:before="120" w:after="120" w:line="300" w:lineRule="auto"/>
      <w:ind w:left="567" w:hanging="567"/>
      <w:jc w:val="left"/>
    </w:pPr>
    <w:rPr>
      <w:rFonts w:ascii="Arial" w:hAnsi="Arial" w:eastAsia="黑体"/>
      <w:bCs w:val="0"/>
      <w:spacing w:val="0"/>
      <w:sz w:val="30"/>
      <w:szCs w:val="20"/>
    </w:rPr>
  </w:style>
  <w:style w:type="paragraph" w:customStyle="1" w:styleId="175">
    <w:name w:val="论文标题4"/>
    <w:basedOn w:val="5"/>
    <w:next w:val="1"/>
    <w:uiPriority w:val="0"/>
    <w:pPr>
      <w:keepNext w:val="0"/>
      <w:snapToGrid/>
      <w:spacing w:before="50" w:beforeLines="50" w:after="0" w:line="240" w:lineRule="auto"/>
      <w:ind w:left="1584" w:hanging="1584"/>
    </w:pPr>
    <w:rPr>
      <w:rFonts w:ascii="Arial" w:hAnsi="Arial" w:eastAsia="宋体" w:cs="Arial"/>
      <w:spacing w:val="0"/>
      <w:sz w:val="24"/>
      <w:szCs w:val="32"/>
    </w:rPr>
  </w:style>
  <w:style w:type="paragraph" w:customStyle="1" w:styleId="176">
    <w:name w:val="样式15"/>
    <w:basedOn w:val="1"/>
    <w:uiPriority w:val="0"/>
    <w:pPr>
      <w:snapToGrid/>
      <w:spacing w:before="120" w:after="120" w:line="300" w:lineRule="auto"/>
      <w:ind w:firstLine="0"/>
      <w:outlineLvl w:val="2"/>
    </w:pPr>
    <w:rPr>
      <w:rFonts w:eastAsia="黑体"/>
      <w:spacing w:val="0"/>
      <w:sz w:val="28"/>
      <w:szCs w:val="28"/>
    </w:rPr>
  </w:style>
  <w:style w:type="character" w:customStyle="1" w:styleId="177">
    <w:name w:val="样式 标题 2 + 二号 加粗 Char"/>
    <w:uiPriority w:val="0"/>
    <w:rPr>
      <w:rFonts w:ascii="黑体" w:eastAsia="黑体"/>
      <w:bCs/>
      <w:kern w:val="2"/>
      <w:sz w:val="44"/>
      <w:szCs w:val="32"/>
      <w:lang w:val="en-US" w:eastAsia="zh-CN" w:bidi="ar-SA"/>
    </w:rPr>
  </w:style>
  <w:style w:type="paragraph" w:customStyle="1" w:styleId="178">
    <w:name w:val="样式 标题 2 + 二号 加粗"/>
    <w:basedOn w:val="3"/>
    <w:uiPriority w:val="0"/>
    <w:pPr>
      <w:snapToGrid/>
      <w:spacing w:before="50" w:beforeLines="50" w:after="50" w:afterLines="50"/>
      <w:outlineLvl w:val="0"/>
    </w:pPr>
    <w:rPr>
      <w:rFonts w:ascii="黑体" w:eastAsia="黑体"/>
      <w:spacing w:val="0"/>
      <w:sz w:val="44"/>
    </w:rPr>
  </w:style>
  <w:style w:type="character" w:customStyle="1" w:styleId="179">
    <w:name w:val="nbapihighlightmo nbapihighlight"/>
    <w:uiPriority w:val="0"/>
    <w:rPr>
      <w:rFonts w:hint="default" w:ascii="Arial" w:hAnsi="Arial" w:cs="Arial"/>
      <w:b/>
      <w:bCs/>
      <w:sz w:val="42"/>
      <w:szCs w:val="42"/>
      <w:bdr w:val="single" w:color="FFFFFF" w:sz="6" w:space="0"/>
    </w:rPr>
  </w:style>
  <w:style w:type="paragraph" w:customStyle="1" w:styleId="180">
    <w:name w:val="标题 31"/>
    <w:basedOn w:val="1"/>
    <w:uiPriority w:val="0"/>
    <w:pPr>
      <w:widowControl/>
      <w:snapToGrid/>
      <w:spacing w:line="240" w:lineRule="auto"/>
      <w:ind w:firstLine="0"/>
      <w:jc w:val="left"/>
      <w:outlineLvl w:val="3"/>
    </w:pPr>
    <w:rPr>
      <w:rFonts w:ascii="宋体" w:hAnsi="宋体"/>
      <w:spacing w:val="0"/>
      <w:kern w:val="0"/>
      <w:sz w:val="24"/>
      <w:szCs w:val="24"/>
    </w:rPr>
  </w:style>
  <w:style w:type="character" w:customStyle="1" w:styleId="181">
    <w:name w:val="p6"/>
    <w:uiPriority w:val="0"/>
  </w:style>
  <w:style w:type="character" w:customStyle="1" w:styleId="182">
    <w:name w:val="data_bold"/>
    <w:uiPriority w:val="0"/>
  </w:style>
  <w:style w:type="character" w:customStyle="1" w:styleId="183">
    <w:name w:val="webdict"/>
    <w:uiPriority w:val="0"/>
  </w:style>
  <w:style w:type="paragraph" w:customStyle="1" w:styleId="184">
    <w:name w:val="key words"/>
    <w:basedOn w:val="1"/>
    <w:next w:val="1"/>
    <w:uiPriority w:val="0"/>
    <w:pPr>
      <w:numPr>
        <w:ilvl w:val="0"/>
        <w:numId w:val="3"/>
      </w:numPr>
      <w:tabs>
        <w:tab w:val="clear" w:pos="1080"/>
      </w:tabs>
      <w:snapToGrid/>
      <w:spacing w:before="156" w:beforeLines="50" w:after="312" w:afterLines="100" w:line="240" w:lineRule="auto"/>
      <w:ind w:left="1069" w:hanging="1069" w:hangingChars="594"/>
    </w:pPr>
    <w:rPr>
      <w:spacing w:val="0"/>
      <w:sz w:val="18"/>
      <w:szCs w:val="24"/>
    </w:rPr>
  </w:style>
  <w:style w:type="paragraph" w:customStyle="1" w:styleId="185">
    <w:name w:val="Abstract"/>
    <w:basedOn w:val="1"/>
    <w:next w:val="184"/>
    <w:uiPriority w:val="0"/>
    <w:pPr>
      <w:numPr>
        <w:ilvl w:val="0"/>
        <w:numId w:val="4"/>
      </w:numPr>
      <w:snapToGrid/>
      <w:spacing w:before="156" w:beforeLines="50" w:after="156" w:afterLines="50" w:line="240" w:lineRule="auto"/>
      <w:ind w:left="0" w:firstLine="0"/>
    </w:pPr>
    <w:rPr>
      <w:rFonts w:cs="Arial"/>
      <w:spacing w:val="0"/>
      <w:sz w:val="18"/>
      <w:szCs w:val="24"/>
    </w:rPr>
  </w:style>
  <w:style w:type="paragraph" w:customStyle="1" w:styleId="186">
    <w:name w:val="Affiliation"/>
    <w:basedOn w:val="1"/>
    <w:next w:val="185"/>
    <w:uiPriority w:val="0"/>
    <w:pPr>
      <w:snapToGrid/>
      <w:spacing w:before="312" w:beforeLines="100" w:after="312" w:afterLines="100" w:line="240" w:lineRule="auto"/>
      <w:ind w:firstLine="0"/>
      <w:jc w:val="center"/>
    </w:pPr>
    <w:rPr>
      <w:spacing w:val="0"/>
      <w:sz w:val="15"/>
      <w:szCs w:val="24"/>
    </w:rPr>
  </w:style>
  <w:style w:type="paragraph" w:customStyle="1" w:styleId="187">
    <w:name w:val="English Title"/>
    <w:basedOn w:val="1"/>
    <w:next w:val="144"/>
    <w:uiPriority w:val="0"/>
    <w:pPr>
      <w:snapToGrid/>
      <w:spacing w:before="780" w:beforeLines="250" w:after="156" w:afterLines="50" w:line="240" w:lineRule="auto"/>
      <w:ind w:firstLine="0"/>
      <w:jc w:val="center"/>
    </w:pPr>
    <w:rPr>
      <w:rFonts w:ascii="Arial" w:hAnsi="Arial" w:cs="Arial"/>
      <w:spacing w:val="0"/>
      <w:sz w:val="44"/>
      <w:szCs w:val="24"/>
    </w:rPr>
  </w:style>
  <w:style w:type="character" w:customStyle="1" w:styleId="188">
    <w:name w:val="citation_year1"/>
    <w:uiPriority w:val="0"/>
    <w:rPr>
      <w:b/>
      <w:bCs/>
    </w:rPr>
  </w:style>
  <w:style w:type="character" w:customStyle="1" w:styleId="189">
    <w:name w:val="citation_volume1"/>
    <w:uiPriority w:val="0"/>
    <w:rPr>
      <w:i/>
      <w:iCs/>
    </w:rPr>
  </w:style>
  <w:style w:type="character" w:customStyle="1" w:styleId="190">
    <w:name w:val="gs_a1"/>
    <w:uiPriority w:val="0"/>
    <w:rPr>
      <w:color w:val="008000"/>
    </w:rPr>
  </w:style>
  <w:style w:type="character" w:customStyle="1" w:styleId="191">
    <w:name w:val="fy21"/>
    <w:uiPriority w:val="0"/>
    <w:rPr>
      <w:rFonts w:hint="default" w:ascii="Verdana" w:hAnsi="Verdana"/>
      <w:color w:val="0063C7"/>
      <w:sz w:val="18"/>
      <w:szCs w:val="18"/>
    </w:rPr>
  </w:style>
  <w:style w:type="character" w:customStyle="1" w:styleId="192">
    <w:name w:val="def3"/>
    <w:uiPriority w:val="0"/>
  </w:style>
  <w:style w:type="paragraph" w:customStyle="1" w:styleId="193">
    <w:name w:val="毕业论文正文"/>
    <w:basedOn w:val="1"/>
    <w:uiPriority w:val="0"/>
    <w:pPr>
      <w:snapToGrid/>
      <w:spacing w:line="400" w:lineRule="exact"/>
      <w:ind w:firstLine="480" w:firstLineChars="200"/>
    </w:pPr>
    <w:rPr>
      <w:spacing w:val="0"/>
      <w:sz w:val="24"/>
      <w:szCs w:val="20"/>
    </w:rPr>
  </w:style>
  <w:style w:type="character" w:customStyle="1" w:styleId="194">
    <w:name w:val="毕业论文正文 Char"/>
    <w:uiPriority w:val="0"/>
    <w:rPr>
      <w:rFonts w:eastAsia="宋体" w:cs="宋体"/>
      <w:kern w:val="2"/>
      <w:sz w:val="24"/>
      <w:lang w:val="en-US" w:eastAsia="zh-CN" w:bidi="ar-SA"/>
    </w:rPr>
  </w:style>
  <w:style w:type="character" w:customStyle="1" w:styleId="195">
    <w:name w:val="text1"/>
    <w:uiPriority w:val="0"/>
    <w:rPr>
      <w:rFonts w:hint="default" w:ascii="Verdana" w:hAnsi="Verdana"/>
      <w:color w:val="292929"/>
      <w:sz w:val="21"/>
      <w:szCs w:val="21"/>
    </w:rPr>
  </w:style>
  <w:style w:type="character" w:customStyle="1" w:styleId="196">
    <w:name w:val="short_text"/>
    <w:uiPriority w:val="0"/>
  </w:style>
  <w:style w:type="character" w:customStyle="1" w:styleId="197">
    <w:name w:val="hps"/>
    <w:uiPriority w:val="0"/>
  </w:style>
  <w:style w:type="character" w:customStyle="1" w:styleId="198">
    <w:name w:val="hps atn"/>
    <w:uiPriority w:val="0"/>
  </w:style>
  <w:style w:type="character" w:customStyle="1" w:styleId="199">
    <w:name w:val="medium_text1"/>
    <w:uiPriority w:val="0"/>
    <w:rPr>
      <w:sz w:val="24"/>
      <w:szCs w:val="24"/>
    </w:rPr>
  </w:style>
  <w:style w:type="character" w:customStyle="1" w:styleId="200">
    <w:name w:val="yxNone"/>
    <w:uiPriority w:val="0"/>
  </w:style>
  <w:style w:type="character" w:customStyle="1" w:styleId="201">
    <w:name w:val="yxExternal"/>
    <w:uiPriority w:val="0"/>
    <w:rPr>
      <w:rFonts w:ascii="Courier New" w:hAnsi="Courier New"/>
      <w:color w:val="808080"/>
    </w:rPr>
  </w:style>
  <w:style w:type="character" w:customStyle="1" w:styleId="202">
    <w:name w:val="yxPopup"/>
    <w:uiPriority w:val="0"/>
    <w:rPr>
      <w:rFonts w:ascii="Courier New" w:hAnsi="Courier New"/>
      <w:color w:val="008000"/>
    </w:rPr>
  </w:style>
  <w:style w:type="character" w:customStyle="1" w:styleId="203">
    <w:name w:val="yxJump"/>
    <w:uiPriority w:val="0"/>
    <w:rPr>
      <w:rFonts w:ascii="Courier New" w:hAnsi="Courier New"/>
      <w:color w:val="008080"/>
    </w:rPr>
  </w:style>
  <w:style w:type="character" w:customStyle="1" w:styleId="204">
    <w:name w:val="yxInternal"/>
    <w:uiPriority w:val="0"/>
    <w:rPr>
      <w:rFonts w:ascii="Courier New" w:hAnsi="Courier New"/>
      <w:color w:val="FF0000"/>
    </w:rPr>
  </w:style>
  <w:style w:type="character" w:customStyle="1" w:styleId="205">
    <w:name w:val="yxMark"/>
    <w:uiPriority w:val="0"/>
    <w:rPr>
      <w:rFonts w:ascii="Courier New" w:hAnsi="Courier New"/>
      <w:vanish/>
      <w:color w:val="800000"/>
      <w:vertAlign w:val="subscript"/>
    </w:rPr>
  </w:style>
  <w:style w:type="paragraph" w:customStyle="1" w:styleId="206">
    <w:name w:val=" Char Char Char Char Char Char1 Char Char Char Char Char Char Char Char Char Char Char Char Char Char Char Char Char Char Char"/>
    <w:basedOn w:val="1"/>
    <w:uiPriority w:val="0"/>
    <w:pPr>
      <w:snapToGrid/>
      <w:spacing w:line="240" w:lineRule="auto"/>
      <w:ind w:firstLine="0"/>
    </w:pPr>
    <w:rPr>
      <w:rFonts w:ascii="Tahoma" w:hAnsi="Tahoma"/>
      <w:spacing w:val="0"/>
      <w:sz w:val="24"/>
      <w:szCs w:val="20"/>
    </w:rPr>
  </w:style>
  <w:style w:type="paragraph" w:customStyle="1" w:styleId="207">
    <w:name w:val="1.1"/>
    <w:basedOn w:val="1"/>
    <w:uiPriority w:val="0"/>
    <w:pPr>
      <w:widowControl/>
      <w:snapToGrid/>
      <w:spacing w:before="100" w:beforeAutospacing="1" w:after="100" w:afterAutospacing="1" w:line="360" w:lineRule="auto"/>
      <w:ind w:firstLine="0"/>
    </w:pPr>
    <w:rPr>
      <w:b/>
      <w:spacing w:val="0"/>
      <w:kern w:val="0"/>
      <w:sz w:val="24"/>
      <w:szCs w:val="24"/>
    </w:rPr>
  </w:style>
  <w:style w:type="character" w:customStyle="1" w:styleId="208">
    <w:name w:val="datatitle"/>
    <w:uiPriority w:val="0"/>
    <w:rPr>
      <w:rFonts w:ascii="Arial" w:hAnsi="Arial" w:cs="Verdana"/>
      <w:b/>
      <w:sz w:val="24"/>
      <w:szCs w:val="24"/>
      <w:lang w:val="en-US" w:eastAsia="en-US" w:bidi="ar-SA"/>
    </w:rPr>
  </w:style>
  <w:style w:type="paragraph" w:customStyle="1" w:styleId="209">
    <w:name w:val="Author1"/>
    <w:basedOn w:val="1"/>
    <w:uiPriority w:val="0"/>
    <w:pPr>
      <w:widowControl/>
      <w:snapToGrid/>
      <w:spacing w:line="360" w:lineRule="auto"/>
      <w:ind w:firstLine="0"/>
      <w:jc w:val="center"/>
    </w:pPr>
    <w:rPr>
      <w:spacing w:val="0"/>
      <w:kern w:val="0"/>
      <w:sz w:val="18"/>
      <w:szCs w:val="18"/>
      <w:lang w:val="hr-HR" w:eastAsia="en-US"/>
    </w:rPr>
  </w:style>
  <w:style w:type="paragraph" w:customStyle="1" w:styleId="210">
    <w:name w:val="Char Char Char Char Char Char Char"/>
    <w:basedOn w:val="1"/>
    <w:uiPriority w:val="0"/>
    <w:pPr>
      <w:widowControl/>
      <w:snapToGrid/>
      <w:spacing w:after="160" w:line="240" w:lineRule="exact"/>
      <w:ind w:firstLine="0"/>
      <w:jc w:val="left"/>
    </w:pPr>
    <w:rPr>
      <w:rFonts w:ascii="Arial" w:hAnsi="Arial" w:eastAsia="Times New Roman"/>
      <w:b/>
      <w:spacing w:val="0"/>
      <w:kern w:val="0"/>
      <w:sz w:val="24"/>
      <w:szCs w:val="24"/>
      <w:lang w:eastAsia="en-US"/>
    </w:rPr>
  </w:style>
  <w:style w:type="paragraph" w:customStyle="1" w:styleId="211">
    <w:name w:val="Title"/>
    <w:basedOn w:val="1"/>
    <w:uiPriority w:val="0"/>
    <w:pPr>
      <w:widowControl/>
      <w:snapToGrid/>
      <w:spacing w:before="100" w:beforeAutospacing="1" w:after="100" w:afterAutospacing="1" w:line="360" w:lineRule="auto"/>
      <w:ind w:firstLine="0"/>
      <w:jc w:val="center"/>
      <w:outlineLvl w:val="0"/>
    </w:pPr>
    <w:rPr>
      <w:b/>
      <w:spacing w:val="0"/>
      <w:kern w:val="0"/>
      <w:sz w:val="32"/>
      <w:szCs w:val="32"/>
    </w:rPr>
  </w:style>
  <w:style w:type="paragraph" w:customStyle="1" w:styleId="212">
    <w:name w:val="VA_Figure_Caption Char"/>
    <w:basedOn w:val="1"/>
    <w:next w:val="1"/>
    <w:uiPriority w:val="0"/>
    <w:pPr>
      <w:widowControl/>
      <w:snapToGrid/>
      <w:spacing w:before="255" w:after="295" w:line="180" w:lineRule="exact"/>
      <w:ind w:firstLine="0"/>
    </w:pPr>
    <w:rPr>
      <w:rFonts w:ascii="Times" w:hAnsi="Times"/>
      <w:spacing w:val="0"/>
      <w:kern w:val="0"/>
      <w:sz w:val="16"/>
      <w:szCs w:val="20"/>
      <w:lang w:eastAsia="en-US"/>
    </w:rPr>
  </w:style>
  <w:style w:type="character" w:customStyle="1" w:styleId="213">
    <w:name w:val="VA_Figure_Caption Char Char"/>
    <w:uiPriority w:val="0"/>
    <w:rPr>
      <w:rFonts w:ascii="Times" w:hAnsi="Times" w:eastAsia="宋体"/>
      <w:sz w:val="16"/>
      <w:lang w:val="en-US" w:eastAsia="en-US" w:bidi="ar-SA"/>
    </w:rPr>
  </w:style>
  <w:style w:type="character" w:customStyle="1" w:styleId="214">
    <w:name w:val="pagination"/>
    <w:uiPriority w:val="0"/>
  </w:style>
  <w:style w:type="character" w:customStyle="1" w:styleId="215">
    <w:name w:val="journal"/>
    <w:uiPriority w:val="0"/>
  </w:style>
  <w:style w:type="character" w:customStyle="1" w:styleId="216">
    <w:name w:val="page"/>
    <w:uiPriority w:val="0"/>
  </w:style>
  <w:style w:type="character" w:customStyle="1" w:styleId="217">
    <w:name w:val="尾注文本 Char"/>
    <w:uiPriority w:val="99"/>
    <w:rPr>
      <w:rFonts w:eastAsia="宋体"/>
      <w:kern w:val="2"/>
      <w:sz w:val="21"/>
      <w:szCs w:val="24"/>
      <w:lang w:val="en-US" w:eastAsia="zh-CN" w:bidi="ar-SA"/>
    </w:rPr>
  </w:style>
  <w:style w:type="paragraph" w:customStyle="1" w:styleId="218">
    <w:name w:val="Reference"/>
    <w:basedOn w:val="1"/>
    <w:uiPriority w:val="0"/>
    <w:pPr>
      <w:numPr>
        <w:ilvl w:val="0"/>
        <w:numId w:val="5"/>
      </w:numPr>
      <w:snapToGrid/>
      <w:spacing w:line="240" w:lineRule="auto"/>
    </w:pPr>
    <w:rPr>
      <w:spacing w:val="0"/>
      <w:sz w:val="15"/>
      <w:szCs w:val="24"/>
    </w:rPr>
  </w:style>
  <w:style w:type="paragraph" w:customStyle="1" w:styleId="219">
    <w:name w:val="Body Text 3"/>
    <w:basedOn w:val="1"/>
    <w:uiPriority w:val="0"/>
    <w:pPr>
      <w:adjustRightInd w:val="0"/>
      <w:snapToGrid/>
      <w:spacing w:line="240" w:lineRule="auto"/>
      <w:ind w:firstLine="0"/>
      <w:jc w:val="left"/>
      <w:textAlignment w:val="baseline"/>
    </w:pPr>
    <w:rPr>
      <w:spacing w:val="0"/>
      <w:sz w:val="28"/>
      <w:szCs w:val="20"/>
    </w:rPr>
  </w:style>
  <w:style w:type="character" w:customStyle="1" w:styleId="220">
    <w:name w:val="样式 (中文) 楷体_GB2312"/>
    <w:uiPriority w:val="0"/>
    <w:rPr>
      <w:rFonts w:eastAsia="楷体_GB2312"/>
      <w:sz w:val="21"/>
    </w:rPr>
  </w:style>
  <w:style w:type="paragraph" w:customStyle="1" w:styleId="221">
    <w:name w:val="03.address"/>
    <w:basedOn w:val="1"/>
    <w:next w:val="1"/>
    <w:uiPriority w:val="0"/>
    <w:pPr>
      <w:widowControl/>
      <w:adjustRightInd w:val="0"/>
      <w:spacing w:line="360" w:lineRule="auto"/>
      <w:ind w:firstLine="0"/>
      <w:jc w:val="center"/>
    </w:pPr>
    <w:rPr>
      <w:i/>
      <w:spacing w:val="0"/>
      <w:kern w:val="0"/>
      <w:lang w:eastAsia="en-US"/>
    </w:rPr>
  </w:style>
  <w:style w:type="paragraph" w:customStyle="1" w:styleId="222">
    <w:name w:val="自定义正文"/>
    <w:basedOn w:val="1"/>
    <w:uiPriority w:val="0"/>
    <w:pPr>
      <w:spacing w:after="40"/>
    </w:pPr>
  </w:style>
  <w:style w:type="character" w:customStyle="1" w:styleId="223">
    <w:name w:val="自定义正文 Char"/>
    <w:uiPriority w:val="0"/>
    <w:rPr>
      <w:rFonts w:eastAsia="宋体"/>
      <w:spacing w:val="2"/>
      <w:kern w:val="2"/>
      <w:sz w:val="21"/>
      <w:szCs w:val="21"/>
      <w:lang w:val="en-US" w:eastAsia="zh-CN" w:bidi="ar-SA"/>
    </w:rPr>
  </w:style>
  <w:style w:type="paragraph" w:customStyle="1" w:styleId="224">
    <w:name w:val="公式编号"/>
    <w:basedOn w:val="1"/>
    <w:uiPriority w:val="0"/>
    <w:pPr>
      <w:tabs>
        <w:tab w:val="left" w:pos="779"/>
      </w:tabs>
      <w:snapToGrid/>
      <w:spacing w:line="240" w:lineRule="auto"/>
      <w:ind w:left="779" w:hanging="420"/>
      <w:jc w:val="right"/>
    </w:pPr>
    <w:rPr>
      <w:spacing w:val="0"/>
      <w:sz w:val="24"/>
      <w:szCs w:val="24"/>
    </w:rPr>
  </w:style>
  <w:style w:type="paragraph" w:customStyle="1" w:styleId="225">
    <w:name w:val="关键词"/>
    <w:basedOn w:val="1"/>
    <w:next w:val="1"/>
    <w:uiPriority w:val="0"/>
    <w:pPr>
      <w:snapToGrid/>
      <w:spacing w:line="360" w:lineRule="auto"/>
      <w:ind w:firstLine="0"/>
    </w:pPr>
    <w:rPr>
      <w:b/>
      <w:spacing w:val="0"/>
      <w:sz w:val="24"/>
      <w:szCs w:val="20"/>
    </w:rPr>
  </w:style>
  <w:style w:type="paragraph" w:customStyle="1" w:styleId="226">
    <w:name w:val="关键词 + 非加粗"/>
    <w:basedOn w:val="225"/>
    <w:semiHidden/>
    <w:uiPriority w:val="0"/>
    <w:rPr>
      <w:b w:val="0"/>
    </w:rPr>
  </w:style>
  <w:style w:type="paragraph" w:customStyle="1" w:styleId="227">
    <w:name w:val="自定义题注"/>
    <w:basedOn w:val="1"/>
    <w:uiPriority w:val="0"/>
    <w:pPr>
      <w:tabs>
        <w:tab w:val="left" w:pos="397"/>
      </w:tabs>
      <w:spacing w:after="40"/>
      <w:ind w:left="397" w:hanging="113"/>
      <w:jc w:val="center"/>
    </w:pPr>
    <w:rPr>
      <w:sz w:val="18"/>
    </w:rPr>
  </w:style>
  <w:style w:type="paragraph" w:customStyle="1" w:styleId="228">
    <w:name w:val="居中"/>
    <w:basedOn w:val="222"/>
    <w:semiHidden/>
    <w:uiPriority w:val="0"/>
    <w:pPr>
      <w:spacing w:line="240" w:lineRule="auto"/>
      <w:ind w:firstLine="0"/>
      <w:jc w:val="center"/>
    </w:pPr>
  </w:style>
  <w:style w:type="character" w:customStyle="1" w:styleId="229">
    <w:name w:val="居中 Char"/>
    <w:uiPriority w:val="0"/>
    <w:rPr>
      <w:lang w:val="en-US" w:eastAsia="zh-CN" w:bidi="ar-SA"/>
    </w:rPr>
  </w:style>
  <w:style w:type="paragraph" w:customStyle="1" w:styleId="230">
    <w:name w:val="文章标题"/>
    <w:basedOn w:val="1"/>
    <w:next w:val="222"/>
    <w:uiPriority w:val="0"/>
    <w:pPr>
      <w:keepNext/>
      <w:keepLines/>
      <w:spacing w:before="360" w:after="360" w:line="240" w:lineRule="auto"/>
      <w:ind w:firstLine="0"/>
      <w:jc w:val="center"/>
    </w:pPr>
    <w:rPr>
      <w:rFonts w:eastAsia="黑体"/>
      <w:kern w:val="44"/>
      <w:sz w:val="36"/>
      <w:szCs w:val="44"/>
    </w:rPr>
  </w:style>
  <w:style w:type="paragraph" w:customStyle="1" w:styleId="231">
    <w:name w:val="编号"/>
    <w:basedOn w:val="1"/>
    <w:uiPriority w:val="0"/>
    <w:pPr>
      <w:numPr>
        <w:ilvl w:val="0"/>
        <w:numId w:val="6"/>
      </w:numPr>
      <w:tabs>
        <w:tab w:val="left" w:pos="0"/>
        <w:tab w:val="clear" w:pos="360"/>
      </w:tabs>
      <w:snapToGrid/>
      <w:spacing w:line="240" w:lineRule="auto"/>
      <w:ind w:left="0" w:firstLine="420"/>
    </w:pPr>
    <w:rPr>
      <w:bCs/>
      <w:spacing w:val="0"/>
      <w:kern w:val="0"/>
      <w:szCs w:val="20"/>
    </w:rPr>
  </w:style>
  <w:style w:type="paragraph" w:customStyle="1" w:styleId="232">
    <w:name w:val="Authors"/>
    <w:basedOn w:val="1"/>
    <w:next w:val="1"/>
    <w:uiPriority w:val="0"/>
    <w:pPr>
      <w:widowControl/>
      <w:snapToGrid/>
      <w:spacing w:line="240" w:lineRule="auto"/>
      <w:ind w:firstLine="0"/>
      <w:jc w:val="center"/>
    </w:pPr>
    <w:rPr>
      <w:spacing w:val="0"/>
      <w:kern w:val="0"/>
      <w:sz w:val="24"/>
      <w:szCs w:val="24"/>
      <w:lang w:val="hr-HR" w:eastAsia="en-US"/>
    </w:rPr>
  </w:style>
  <w:style w:type="character" w:customStyle="1" w:styleId="233">
    <w:name w:val="formula"/>
    <w:uiPriority w:val="0"/>
  </w:style>
  <w:style w:type="character" w:customStyle="1" w:styleId="234">
    <w:name w:val="emphroman1"/>
    <w:uiPriority w:val="0"/>
  </w:style>
  <w:style w:type="character" w:customStyle="1" w:styleId="235">
    <w:name w:val="refpreview1"/>
    <w:uiPriority w:val="0"/>
    <w:rPr>
      <w:vanish/>
      <w:shd w:val="clear" w:color="auto" w:fill="EEEEEE"/>
    </w:rPr>
  </w:style>
  <w:style w:type="character" w:customStyle="1" w:styleId="236">
    <w:name w:val="ti2"/>
    <w:uiPriority w:val="0"/>
    <w:rPr>
      <w:sz w:val="22"/>
      <w:szCs w:val="22"/>
    </w:rPr>
  </w:style>
  <w:style w:type="character" w:customStyle="1" w:styleId="237">
    <w:name w:val="ti"/>
    <w:uiPriority w:val="0"/>
  </w:style>
  <w:style w:type="paragraph" w:customStyle="1" w:styleId="238">
    <w:name w:val="auth_list"/>
    <w:basedOn w:val="1"/>
    <w:uiPriority w:val="0"/>
    <w:pPr>
      <w:widowControl/>
      <w:snapToGrid/>
      <w:spacing w:before="100" w:beforeAutospacing="1" w:after="100" w:afterAutospacing="1" w:line="240" w:lineRule="auto"/>
      <w:ind w:firstLine="0"/>
      <w:jc w:val="left"/>
    </w:pPr>
    <w:rPr>
      <w:rFonts w:ascii="宋体" w:hAnsi="宋体"/>
      <w:spacing w:val="0"/>
      <w:kern w:val="0"/>
      <w:sz w:val="24"/>
      <w:szCs w:val="24"/>
    </w:rPr>
  </w:style>
  <w:style w:type="character" w:customStyle="1" w:styleId="239">
    <w:name w:val="span_yw"/>
    <w:uiPriority w:val="0"/>
  </w:style>
  <w:style w:type="character" w:customStyle="1" w:styleId="240">
    <w:name w:val="curm"/>
    <w:uiPriority w:val="0"/>
  </w:style>
  <w:style w:type="character" w:styleId="241">
    <w:name w:val=""/>
    <w:qFormat/>
    <w:uiPriority w:val="0"/>
    <w:rPr>
      <w:rFonts w:eastAsia="宋体" w:cs="Times New Roman"/>
      <w:i/>
      <w:iCs/>
      <w:color w:val="808080"/>
      <w:szCs w:val="22"/>
      <w:lang w:eastAsia="zh-CN"/>
    </w:rPr>
  </w:style>
  <w:style w:type="paragraph" w:customStyle="1" w:styleId="242">
    <w:name w:val="Paper text"/>
    <w:basedOn w:val="1"/>
    <w:uiPriority w:val="0"/>
    <w:pPr>
      <w:widowControl/>
      <w:snapToGrid/>
      <w:spacing w:line="240" w:lineRule="auto"/>
      <w:ind w:firstLine="0"/>
    </w:pPr>
    <w:rPr>
      <w:spacing w:val="0"/>
      <w:kern w:val="0"/>
      <w:sz w:val="24"/>
      <w:szCs w:val="24"/>
      <w:lang w:eastAsia="en-US"/>
    </w:rPr>
  </w:style>
  <w:style w:type="character" w:customStyle="1" w:styleId="243">
    <w:name w:val="标题 2 Char"/>
    <w:aliases w:val="作者姓名 Char"/>
    <w:uiPriority w:val="9"/>
    <w:rPr>
      <w:rFonts w:ascii="Arial" w:hAnsi="Arial" w:eastAsia="黑体"/>
      <w:b/>
      <w:bCs/>
      <w:kern w:val="2"/>
      <w:sz w:val="32"/>
      <w:szCs w:val="32"/>
      <w:lang w:val="en-US" w:eastAsia="zh-CN" w:bidi="ar-SA"/>
    </w:rPr>
  </w:style>
  <w:style w:type="paragraph" w:customStyle="1" w:styleId="244">
    <w:name w:val="p0"/>
    <w:basedOn w:val="1"/>
    <w:uiPriority w:val="0"/>
    <w:pPr>
      <w:widowControl/>
      <w:snapToGrid/>
      <w:spacing w:line="240" w:lineRule="auto"/>
      <w:ind w:firstLine="0"/>
    </w:pPr>
    <w:rPr>
      <w:spacing w:val="0"/>
      <w:kern w:val="0"/>
    </w:rPr>
  </w:style>
  <w:style w:type="character" w:customStyle="1" w:styleId="245">
    <w:name w:val="Footnote Text Char"/>
    <w:semiHidden/>
    <w:locked/>
    <w:uiPriority w:val="0"/>
    <w:rPr>
      <w:spacing w:val="2"/>
      <w:kern w:val="2"/>
      <w:sz w:val="18"/>
    </w:rPr>
  </w:style>
  <w:style w:type="character" w:customStyle="1" w:styleId="246">
    <w:name w:val="Endnote Text Char"/>
    <w:locked/>
    <w:uiPriority w:val="0"/>
    <w:rPr>
      <w:rFonts w:cs="Times New Roman"/>
      <w:sz w:val="24"/>
      <w:szCs w:val="24"/>
    </w:rPr>
  </w:style>
  <w:style w:type="paragraph" w:customStyle="1" w:styleId="247">
    <w:name w:val="List Paragraph"/>
    <w:basedOn w:val="1"/>
    <w:uiPriority w:val="0"/>
    <w:pPr>
      <w:snapToGrid/>
      <w:spacing w:line="240" w:lineRule="auto"/>
      <w:ind w:firstLine="200" w:firstLineChars="200"/>
    </w:pPr>
    <w:rPr>
      <w:spacing w:val="0"/>
      <w:szCs w:val="24"/>
    </w:rPr>
  </w:style>
  <w:style w:type="character" w:customStyle="1" w:styleId="248">
    <w:name w:val="gt-icon-text1"/>
    <w:uiPriority w:val="0"/>
    <w:rPr>
      <w:rFonts w:cs="Times New Roman"/>
    </w:rPr>
  </w:style>
  <w:style w:type="character" w:customStyle="1" w:styleId="249">
    <w:name w:val="Balloon Text Char"/>
    <w:locked/>
    <w:uiPriority w:val="0"/>
    <w:rPr>
      <w:rFonts w:cs="Times New Roman"/>
      <w:spacing w:val="2"/>
      <w:kern w:val="2"/>
      <w:sz w:val="18"/>
      <w:szCs w:val="18"/>
    </w:rPr>
  </w:style>
  <w:style w:type="character" w:customStyle="1" w:styleId="250">
    <w:name w:val="Header Char"/>
    <w:locked/>
    <w:uiPriority w:val="0"/>
    <w:rPr>
      <w:rFonts w:cs="Times New Roman"/>
      <w:spacing w:val="2"/>
      <w:kern w:val="2"/>
      <w:sz w:val="18"/>
      <w:szCs w:val="18"/>
    </w:rPr>
  </w:style>
  <w:style w:type="paragraph" w:customStyle="1" w:styleId="251">
    <w:name w:val="HTML 書式付き"/>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ind w:firstLine="0"/>
      <w:jc w:val="left"/>
    </w:pPr>
    <w:rPr>
      <w:rFonts w:ascii="MS Gothic" w:hAnsi="Courier New" w:eastAsia="MS Gothic" w:cs="Courier New"/>
      <w:spacing w:val="0"/>
      <w:kern w:val="0"/>
      <w:sz w:val="20"/>
      <w:szCs w:val="20"/>
      <w:lang w:eastAsia="ja-JP"/>
    </w:rPr>
  </w:style>
  <w:style w:type="character" w:customStyle="1" w:styleId="252">
    <w:name w:val="f12z1"/>
    <w:uiPriority w:val="0"/>
    <w:rPr>
      <w:sz w:val="16"/>
    </w:rPr>
  </w:style>
  <w:style w:type="paragraph" w:customStyle="1" w:styleId="253">
    <w:name w:val="Char Char Char Char Char Char Char Char Char Char Char Char Char"/>
    <w:basedOn w:val="1"/>
    <w:uiPriority w:val="0"/>
    <w:pPr>
      <w:snapToGrid/>
      <w:spacing w:line="240" w:lineRule="auto"/>
      <w:ind w:firstLine="0"/>
    </w:pPr>
    <w:rPr>
      <w:spacing w:val="0"/>
      <w:szCs w:val="24"/>
    </w:rPr>
  </w:style>
  <w:style w:type="paragraph" w:customStyle="1" w:styleId="254">
    <w:name w:val="样式 宋体 小四 左 首行缩进:  0.85 厘米 段后: 6 磅 行距: 1.5 倍行距"/>
    <w:basedOn w:val="1"/>
    <w:uiPriority w:val="0"/>
    <w:pPr>
      <w:snapToGrid/>
      <w:spacing w:after="120" w:line="360" w:lineRule="auto"/>
      <w:ind w:firstLine="480"/>
      <w:jc w:val="left"/>
    </w:pPr>
    <w:rPr>
      <w:spacing w:val="0"/>
      <w:kern w:val="0"/>
      <w:sz w:val="24"/>
      <w:szCs w:val="20"/>
    </w:rPr>
  </w:style>
  <w:style w:type="character" w:customStyle="1" w:styleId="255">
    <w:name w:val="样式 宋体 小四 左 首行缩进:  0.85 厘米 段后: 6 磅 行距: 1.5 倍行距 Char"/>
    <w:uiPriority w:val="0"/>
    <w:rPr>
      <w:rFonts w:eastAsia="宋体" w:cs="宋体"/>
      <w:sz w:val="24"/>
      <w:lang w:val="en-US" w:eastAsia="zh-CN" w:bidi="ar-SA"/>
    </w:rPr>
  </w:style>
  <w:style w:type="paragraph" w:customStyle="1" w:styleId="256">
    <w:name w:val="样式 宋体 小四 加粗 段后: 13 磅 行距: 多倍行距 1.73 字行"/>
    <w:basedOn w:val="1"/>
    <w:uiPriority w:val="0"/>
    <w:pPr>
      <w:snapToGrid/>
      <w:spacing w:after="260" w:line="415" w:lineRule="auto"/>
      <w:ind w:firstLine="0"/>
    </w:pPr>
    <w:rPr>
      <w:b/>
      <w:bCs/>
      <w:spacing w:val="0"/>
      <w:kern w:val="0"/>
      <w:sz w:val="24"/>
      <w:szCs w:val="20"/>
    </w:rPr>
  </w:style>
  <w:style w:type="character" w:customStyle="1" w:styleId="257">
    <w:name w:val="smallv651"/>
    <w:uiPriority w:val="0"/>
    <w:rPr>
      <w:sz w:val="16"/>
      <w:szCs w:val="16"/>
    </w:rPr>
  </w:style>
  <w:style w:type="character" w:customStyle="1" w:styleId="258">
    <w:name w:val="fr_label1"/>
    <w:uiPriority w:val="0"/>
    <w:rPr>
      <w:b/>
      <w:bCs/>
    </w:rPr>
  </w:style>
  <w:style w:type="character" w:customStyle="1" w:styleId="259">
    <w:name w:val="fr_source_label1"/>
    <w:uiPriority w:val="0"/>
    <w:rPr>
      <w:b/>
      <w:bCs/>
    </w:rPr>
  </w:style>
  <w:style w:type="character" w:customStyle="1" w:styleId="260">
    <w:name w:val="referencetext1"/>
    <w:uiPriority w:val="0"/>
  </w:style>
  <w:style w:type="character" w:customStyle="1" w:styleId="261">
    <w:name w:val="simjour"/>
    <w:uiPriority w:val="0"/>
  </w:style>
  <w:style w:type="paragraph" w:customStyle="1" w:styleId="262">
    <w:name w:val="主标题"/>
    <w:basedOn w:val="1"/>
    <w:next w:val="1"/>
    <w:qFormat/>
    <w:uiPriority w:val="0"/>
    <w:pPr>
      <w:snapToGrid/>
      <w:spacing w:line="240" w:lineRule="auto"/>
      <w:ind w:firstLine="0"/>
    </w:pPr>
    <w:rPr>
      <w:rFonts w:eastAsia="黑体"/>
      <w:spacing w:val="0"/>
      <w:sz w:val="44"/>
      <w:szCs w:val="24"/>
    </w:rPr>
  </w:style>
  <w:style w:type="character" w:customStyle="1" w:styleId="263">
    <w:name w:val="highlight"/>
    <w:uiPriority w:val="0"/>
  </w:style>
  <w:style w:type="paragraph" w:customStyle="1" w:styleId="264">
    <w:name w:val="TF_References_Section"/>
    <w:basedOn w:val="1"/>
    <w:uiPriority w:val="0"/>
    <w:pPr>
      <w:snapToGrid/>
      <w:spacing w:line="480" w:lineRule="auto"/>
      <w:ind w:firstLine="187"/>
    </w:pPr>
    <w:rPr>
      <w:spacing w:val="0"/>
      <w:sz w:val="24"/>
      <w:szCs w:val="24"/>
    </w:rPr>
  </w:style>
  <w:style w:type="paragraph" w:customStyle="1" w:styleId="265">
    <w:name w:val="样式 标题 1 + (中文) 黑体 三号 居中 段前: 24 磅 段后: 18 磅"/>
    <w:basedOn w:val="2"/>
    <w:semiHidden/>
    <w:uiPriority w:val="0"/>
    <w:pPr>
      <w:keepLines w:val="0"/>
      <w:widowControl/>
      <w:tabs>
        <w:tab w:val="left" w:pos="420"/>
      </w:tabs>
      <w:snapToGrid/>
      <w:spacing w:before="480"/>
      <w:ind w:left="420" w:hanging="132"/>
    </w:pPr>
    <w:rPr>
      <w:snapToGrid/>
      <w:spacing w:val="0"/>
      <w:kern w:val="2"/>
      <w:sz w:val="32"/>
      <w:szCs w:val="20"/>
    </w:rPr>
  </w:style>
  <w:style w:type="paragraph" w:customStyle="1" w:styleId="266">
    <w:name w:val="附录"/>
    <w:basedOn w:val="2"/>
    <w:next w:val="1"/>
    <w:semiHidden/>
    <w:uiPriority w:val="0"/>
    <w:pPr>
      <w:widowControl/>
      <w:tabs>
        <w:tab w:val="left" w:pos="720"/>
      </w:tabs>
      <w:snapToGrid/>
      <w:spacing w:before="0" w:after="220"/>
      <w:ind w:left="680" w:hanging="680"/>
    </w:pPr>
    <w:rPr>
      <w:rFonts w:eastAsia="宋体"/>
      <w:b/>
      <w:bCs w:val="0"/>
      <w:snapToGrid/>
      <w:color w:val="000000"/>
      <w:spacing w:val="-10"/>
      <w:kern w:val="28"/>
      <w:sz w:val="20"/>
      <w:szCs w:val="24"/>
    </w:rPr>
  </w:style>
  <w:style w:type="paragraph" w:customStyle="1" w:styleId="267">
    <w:name w:val="标准文件_章标题"/>
    <w:next w:val="268"/>
    <w:semiHidden/>
    <w:uiPriority w:val="0"/>
    <w:pPr>
      <w:spacing w:before="50" w:beforeLines="50" w:after="50" w:afterLines="50"/>
      <w:ind w:left="-50" w:leftChars="-50" w:right="-50" w:rightChars="-50"/>
      <w:jc w:val="both"/>
      <w:outlineLvl w:val="1"/>
    </w:pPr>
    <w:rPr>
      <w:rFonts w:ascii="黑体" w:eastAsia="黑体"/>
      <w:spacing w:val="2"/>
      <w:sz w:val="21"/>
      <w:lang w:val="en-US" w:eastAsia="zh-CN" w:bidi="ar-SA"/>
    </w:rPr>
  </w:style>
  <w:style w:type="paragraph" w:customStyle="1" w:styleId="268">
    <w:name w:val="标准文件_段"/>
    <w:semiHidden/>
    <w:uiPriority w:val="0"/>
    <w:pPr>
      <w:autoSpaceDE w:val="0"/>
      <w:autoSpaceDN w:val="0"/>
      <w:adjustRightInd w:val="0"/>
      <w:snapToGrid w:val="0"/>
      <w:spacing w:line="276" w:lineRule="auto"/>
      <w:ind w:right="-115" w:rightChars="-50"/>
      <w:jc w:val="both"/>
    </w:pPr>
    <w:rPr>
      <w:rFonts w:ascii="宋体" w:hAnsi="宋体"/>
      <w:color w:val="000000"/>
      <w:spacing w:val="2"/>
      <w:kern w:val="2"/>
      <w:sz w:val="24"/>
      <w:szCs w:val="24"/>
      <w:lang w:val="en-US" w:eastAsia="zh-CN" w:bidi="ar-SA"/>
    </w:rPr>
  </w:style>
  <w:style w:type="paragraph" w:customStyle="1" w:styleId="269">
    <w:name w:val="标准文件_一级条标题"/>
    <w:basedOn w:val="267"/>
    <w:next w:val="268"/>
    <w:semiHidden/>
    <w:uiPriority w:val="0"/>
    <w:pPr>
      <w:tabs>
        <w:tab w:val="left" w:pos="1260"/>
      </w:tabs>
      <w:spacing w:before="0" w:beforeLines="0" w:after="0" w:afterLines="0"/>
      <w:ind w:hanging="420"/>
      <w:outlineLvl w:val="2"/>
    </w:pPr>
  </w:style>
  <w:style w:type="paragraph" w:customStyle="1" w:styleId="270">
    <w:name w:val="标准文件_二级条标题"/>
    <w:basedOn w:val="269"/>
    <w:next w:val="268"/>
    <w:semiHidden/>
    <w:uiPriority w:val="0"/>
    <w:pPr>
      <w:tabs>
        <w:tab w:val="left" w:pos="1680"/>
        <w:tab w:val="clear" w:pos="1260"/>
      </w:tabs>
      <w:ind w:left="1680"/>
      <w:outlineLvl w:val="3"/>
    </w:pPr>
  </w:style>
  <w:style w:type="paragraph" w:customStyle="1" w:styleId="271">
    <w:name w:val="前言标题"/>
    <w:next w:val="1"/>
    <w:semiHidden/>
    <w:uiPriority w:val="0"/>
    <w:pPr>
      <w:shd w:val="clear" w:color="FFFFFF" w:fill="FFFFFF"/>
      <w:spacing w:before="540" w:after="600"/>
      <w:jc w:val="center"/>
      <w:outlineLvl w:val="0"/>
    </w:pPr>
    <w:rPr>
      <w:rFonts w:ascii="黑体" w:eastAsia="黑体"/>
      <w:sz w:val="32"/>
      <w:lang w:val="en-US" w:eastAsia="zh-CN" w:bidi="ar-SA"/>
    </w:rPr>
  </w:style>
  <w:style w:type="paragraph" w:customStyle="1" w:styleId="272">
    <w:name w:val="标准文件_三级条标题"/>
    <w:basedOn w:val="270"/>
    <w:next w:val="268"/>
    <w:semiHidden/>
    <w:uiPriority w:val="0"/>
    <w:pPr>
      <w:tabs>
        <w:tab w:val="left" w:pos="644"/>
        <w:tab w:val="left" w:pos="2100"/>
        <w:tab w:val="clear" w:pos="1680"/>
      </w:tabs>
      <w:ind w:left="-50" w:firstLine="114"/>
      <w:outlineLvl w:val="4"/>
    </w:pPr>
  </w:style>
  <w:style w:type="paragraph" w:customStyle="1" w:styleId="273">
    <w:name w:val="标准文件_四级条标题"/>
    <w:basedOn w:val="272"/>
    <w:next w:val="268"/>
    <w:semiHidden/>
    <w:uiPriority w:val="0"/>
    <w:pPr>
      <w:tabs>
        <w:tab w:val="left" w:pos="720"/>
        <w:tab w:val="left" w:pos="2520"/>
        <w:tab w:val="clear" w:pos="644"/>
      </w:tabs>
      <w:ind w:left="680" w:hanging="680"/>
      <w:outlineLvl w:val="5"/>
    </w:pPr>
  </w:style>
  <w:style w:type="paragraph" w:customStyle="1" w:styleId="274">
    <w:name w:val="标准文件_五级条标题"/>
    <w:basedOn w:val="273"/>
    <w:next w:val="268"/>
    <w:semiHidden/>
    <w:uiPriority w:val="0"/>
    <w:pPr>
      <w:tabs>
        <w:tab w:val="left" w:pos="2940"/>
        <w:tab w:val="clear" w:pos="720"/>
      </w:tabs>
      <w:ind w:left="2940" w:hanging="420"/>
      <w:outlineLvl w:val="6"/>
    </w:pPr>
  </w:style>
  <w:style w:type="paragraph" w:customStyle="1" w:styleId="275">
    <w:name w:val="前言、引言标题"/>
    <w:next w:val="1"/>
    <w:semiHidden/>
    <w:uiPriority w:val="0"/>
    <w:pPr>
      <w:shd w:val="clear" w:color="auto" w:fill="FFFFFF"/>
      <w:spacing w:before="567" w:after="540"/>
      <w:jc w:val="center"/>
      <w:outlineLvl w:val="0"/>
    </w:pPr>
    <w:rPr>
      <w:rFonts w:ascii="黑体" w:eastAsia="黑体"/>
      <w:spacing w:val="200"/>
      <w:sz w:val="32"/>
      <w:lang w:val="en-US" w:eastAsia="zh-CN" w:bidi="ar-SA"/>
    </w:rPr>
  </w:style>
  <w:style w:type="paragraph" w:customStyle="1" w:styleId="276">
    <w:name w:val="章标题"/>
    <w:next w:val="1"/>
    <w:semiHidden/>
    <w:uiPriority w:val="0"/>
    <w:pPr>
      <w:spacing w:before="50" w:after="50" w:line="360" w:lineRule="auto"/>
      <w:jc w:val="both"/>
      <w:outlineLvl w:val="1"/>
    </w:pPr>
    <w:rPr>
      <w:rFonts w:ascii="黑体" w:eastAsia="黑体"/>
      <w:sz w:val="21"/>
      <w:lang w:val="en-US" w:eastAsia="zh-CN" w:bidi="ar-SA"/>
    </w:rPr>
  </w:style>
  <w:style w:type="paragraph" w:customStyle="1" w:styleId="277">
    <w:name w:val="一级条标题"/>
    <w:basedOn w:val="276"/>
    <w:next w:val="1"/>
    <w:semiHidden/>
    <w:uiPriority w:val="0"/>
    <w:pPr>
      <w:tabs>
        <w:tab w:val="left" w:pos="1260"/>
      </w:tabs>
      <w:spacing w:before="0" w:after="0" w:line="240" w:lineRule="auto"/>
      <w:ind w:left="1260" w:hanging="420"/>
      <w:outlineLvl w:val="2"/>
    </w:pPr>
  </w:style>
  <w:style w:type="paragraph" w:customStyle="1" w:styleId="278">
    <w:name w:val="二级条标题"/>
    <w:basedOn w:val="277"/>
    <w:next w:val="1"/>
    <w:semiHidden/>
    <w:uiPriority w:val="0"/>
    <w:pPr>
      <w:tabs>
        <w:tab w:val="left" w:pos="1680"/>
        <w:tab w:val="clear" w:pos="1260"/>
      </w:tabs>
      <w:ind w:left="1680"/>
      <w:outlineLvl w:val="3"/>
    </w:pPr>
  </w:style>
  <w:style w:type="paragraph" w:customStyle="1" w:styleId="279">
    <w:name w:val="三级条标题"/>
    <w:basedOn w:val="278"/>
    <w:next w:val="1"/>
    <w:semiHidden/>
    <w:uiPriority w:val="0"/>
    <w:pPr>
      <w:tabs>
        <w:tab w:val="left" w:pos="2100"/>
        <w:tab w:val="clear" w:pos="1680"/>
      </w:tabs>
      <w:ind w:left="2100"/>
      <w:outlineLvl w:val="4"/>
    </w:pPr>
  </w:style>
  <w:style w:type="paragraph" w:customStyle="1" w:styleId="280">
    <w:name w:val="四级条标题"/>
    <w:basedOn w:val="279"/>
    <w:next w:val="1"/>
    <w:semiHidden/>
    <w:uiPriority w:val="0"/>
    <w:pPr>
      <w:tabs>
        <w:tab w:val="left" w:pos="2520"/>
        <w:tab w:val="clear" w:pos="2100"/>
      </w:tabs>
      <w:ind w:left="2520"/>
      <w:outlineLvl w:val="5"/>
    </w:pPr>
  </w:style>
  <w:style w:type="paragraph" w:customStyle="1" w:styleId="281">
    <w:name w:val="五级条标题"/>
    <w:basedOn w:val="280"/>
    <w:next w:val="1"/>
    <w:semiHidden/>
    <w:uiPriority w:val="0"/>
    <w:pPr>
      <w:tabs>
        <w:tab w:val="left" w:pos="2940"/>
        <w:tab w:val="clear" w:pos="2520"/>
      </w:tabs>
      <w:ind w:left="2940"/>
      <w:outlineLvl w:val="6"/>
    </w:pPr>
  </w:style>
  <w:style w:type="paragraph" w:customStyle="1" w:styleId="282">
    <w:name w:val="表序"/>
    <w:next w:val="1"/>
    <w:uiPriority w:val="0"/>
    <w:pPr>
      <w:keepNext/>
      <w:spacing w:before="240" w:after="120"/>
      <w:jc w:val="center"/>
    </w:pPr>
    <w:rPr>
      <w:sz w:val="22"/>
      <w:szCs w:val="24"/>
      <w:lang w:val="en-US" w:eastAsia="zh-CN" w:bidi="ar-SA"/>
    </w:rPr>
  </w:style>
  <w:style w:type="paragraph" w:customStyle="1" w:styleId="283">
    <w:name w:val="图标题"/>
    <w:basedOn w:val="1"/>
    <w:next w:val="1"/>
    <w:uiPriority w:val="0"/>
    <w:pPr>
      <w:widowControl/>
      <w:tabs>
        <w:tab w:val="left" w:pos="240"/>
        <w:tab w:val="left" w:pos="480"/>
      </w:tabs>
      <w:snapToGrid/>
      <w:spacing w:before="120" w:after="240" w:line="240" w:lineRule="auto"/>
      <w:ind w:firstLine="0"/>
      <w:jc w:val="center"/>
    </w:pPr>
    <w:rPr>
      <w:spacing w:val="0"/>
      <w:kern w:val="0"/>
      <w:szCs w:val="20"/>
    </w:rPr>
  </w:style>
  <w:style w:type="character" w:customStyle="1" w:styleId="284">
    <w:name w:val="标题 8 Char"/>
    <w:uiPriority w:val="0"/>
    <w:rPr>
      <w:rFonts w:eastAsia="黑体"/>
      <w:b/>
      <w:bCs/>
      <w:spacing w:val="2"/>
      <w:kern w:val="2"/>
      <w:sz w:val="23"/>
      <w:szCs w:val="21"/>
      <w:lang w:val="en-US" w:eastAsia="zh-CN" w:bidi="ar-SA"/>
    </w:rPr>
  </w:style>
  <w:style w:type="character" w:customStyle="1" w:styleId="285">
    <w:name w:val="标题 4 Char"/>
    <w:uiPriority w:val="0"/>
    <w:rPr>
      <w:rFonts w:eastAsia="黑体"/>
      <w:bCs/>
      <w:spacing w:val="2"/>
      <w:kern w:val="2"/>
      <w:sz w:val="28"/>
      <w:szCs w:val="16"/>
      <w:lang w:val="en-US" w:eastAsia="zh-CN" w:bidi="ar-SA"/>
    </w:rPr>
  </w:style>
  <w:style w:type="character" w:customStyle="1" w:styleId="286">
    <w:name w:val="citation_year"/>
    <w:uiPriority w:val="0"/>
  </w:style>
  <w:style w:type="character" w:customStyle="1" w:styleId="287">
    <w:name w:val="citation_volume"/>
    <w:uiPriority w:val="0"/>
  </w:style>
  <w:style w:type="paragraph" w:customStyle="1" w:styleId="288">
    <w:name w:val="圖"/>
    <w:basedOn w:val="1"/>
    <w:qFormat/>
    <w:uiPriority w:val="0"/>
    <w:pPr>
      <w:spacing w:before="120" w:line="240" w:lineRule="auto"/>
      <w:ind w:firstLine="200" w:firstLineChars="200"/>
      <w:jc w:val="center"/>
    </w:pPr>
    <w:rPr>
      <w:rFonts w:eastAsia="DFKai-SB"/>
      <w:spacing w:val="0"/>
      <w:kern w:val="0"/>
      <w:sz w:val="24"/>
      <w:szCs w:val="24"/>
      <w:lang w:eastAsia="zh-TW"/>
    </w:rPr>
  </w:style>
  <w:style w:type="character" w:customStyle="1" w:styleId="289">
    <w:name w:val="st1"/>
    <w:uiPriority w:val="0"/>
  </w:style>
  <w:style w:type="paragraph" w:customStyle="1" w:styleId="290">
    <w:name w:val=" Char Char Char Char1 Char Char Char Char Char Char Char Char Char Char Char Char Char Char Char Char Char Char Char Char Char Char"/>
    <w:basedOn w:val="1"/>
    <w:uiPriority w:val="0"/>
    <w:pPr>
      <w:snapToGrid/>
      <w:spacing w:line="240" w:lineRule="auto"/>
      <w:ind w:firstLine="0"/>
    </w:pPr>
    <w:rPr>
      <w:rFonts w:ascii="Tahoma" w:hAnsi="Tahoma"/>
      <w:spacing w:val="0"/>
      <w:sz w:val="24"/>
      <w:szCs w:val="20"/>
    </w:rPr>
  </w:style>
  <w:style w:type="character" w:customStyle="1" w:styleId="291">
    <w:name w:val="style401"/>
    <w:uiPriority w:val="0"/>
    <w:rPr>
      <w:rFonts w:hint="default" w:ascii="Times New Roman" w:hAnsi="Times New Roman" w:cs="Times New Roman"/>
    </w:rPr>
  </w:style>
  <w:style w:type="paragraph" w:customStyle="1" w:styleId="292">
    <w:name w:val="王艳芝图、表"/>
    <w:next w:val="12"/>
    <w:uiPriority w:val="0"/>
    <w:pPr>
      <w:spacing w:line="360" w:lineRule="exact"/>
      <w:jc w:val="center"/>
    </w:pPr>
    <w:rPr>
      <w:kern w:val="2"/>
      <w:sz w:val="21"/>
      <w:szCs w:val="21"/>
      <w:lang w:val="en-US" w:eastAsia="zh-CN" w:bidi="ar-SA"/>
    </w:rPr>
  </w:style>
  <w:style w:type="paragraph" w:customStyle="1" w:styleId="293">
    <w:name w:val="王艳芝表内"/>
    <w:basedOn w:val="1"/>
    <w:uiPriority w:val="0"/>
    <w:pPr>
      <w:snapToGrid/>
      <w:spacing w:line="240" w:lineRule="atLeast"/>
      <w:ind w:firstLine="0"/>
      <w:jc w:val="center"/>
    </w:pPr>
    <w:rPr>
      <w:spacing w:val="0"/>
      <w:sz w:val="18"/>
      <w:szCs w:val="24"/>
    </w:rPr>
  </w:style>
  <w:style w:type="character" w:customStyle="1" w:styleId="294">
    <w:name w:val="王艳芝表内 Char"/>
    <w:uiPriority w:val="0"/>
    <w:rPr>
      <w:rFonts w:eastAsia="宋体"/>
      <w:kern w:val="2"/>
      <w:sz w:val="18"/>
      <w:szCs w:val="24"/>
      <w:lang w:val="en-US" w:eastAsia="zh-CN" w:bidi="ar-SA"/>
    </w:rPr>
  </w:style>
  <w:style w:type="character" w:customStyle="1" w:styleId="295">
    <w:name w:val="style6"/>
    <w:uiPriority w:val="0"/>
  </w:style>
  <w:style w:type="character" w:customStyle="1" w:styleId="296">
    <w:name w:val="正文缩进 Char"/>
    <w:uiPriority w:val="0"/>
    <w:rPr>
      <w:rFonts w:eastAsia="宋体"/>
      <w:kern w:val="2"/>
      <w:sz w:val="24"/>
      <w:lang w:val="en-US" w:eastAsia="zh-CN"/>
    </w:rPr>
  </w:style>
  <w:style w:type="character" w:customStyle="1" w:styleId="297">
    <w:name w:val="批注框文本 Char"/>
    <w:uiPriority w:val="99"/>
    <w:rPr>
      <w:spacing w:val="2"/>
      <w:kern w:val="2"/>
      <w:sz w:val="18"/>
      <w:szCs w:val="18"/>
    </w:rPr>
  </w:style>
  <w:style w:type="character" w:customStyle="1" w:styleId="298">
    <w:name w:val="def"/>
    <w:uiPriority w:val="0"/>
  </w:style>
  <w:style w:type="paragraph" w:customStyle="1" w:styleId="299">
    <w:name w:val="增刊"/>
    <w:basedOn w:val="1"/>
    <w:uiPriority w:val="0"/>
    <w:pPr>
      <w:autoSpaceDE w:val="0"/>
      <w:autoSpaceDN w:val="0"/>
      <w:snapToGrid/>
      <w:spacing w:line="240" w:lineRule="auto"/>
      <w:ind w:firstLine="220" w:firstLineChars="100"/>
    </w:pPr>
    <w:rPr>
      <w:rFonts w:eastAsia="方正书宋简体"/>
      <w:spacing w:val="5"/>
      <w:sz w:val="24"/>
      <w:szCs w:val="24"/>
    </w:rPr>
  </w:style>
  <w:style w:type="character" w:customStyle="1" w:styleId="300">
    <w:name w:val="增刊 Char"/>
    <w:uiPriority w:val="0"/>
    <w:rPr>
      <w:rFonts w:eastAsia="方正书宋简体"/>
      <w:spacing w:val="5"/>
      <w:kern w:val="2"/>
      <w:sz w:val="24"/>
      <w:szCs w:val="24"/>
      <w:lang w:val="en-US" w:eastAsia="zh-CN" w:bidi="ar-SA"/>
    </w:rPr>
  </w:style>
  <w:style w:type="character" w:customStyle="1" w:styleId="301">
    <w:name w:val="bold green"/>
    <w:uiPriority w:val="0"/>
  </w:style>
  <w:style w:type="paragraph" w:customStyle="1" w:styleId="302">
    <w:name w:val="样式 样式 样式 文题 + + + 段前: 1 行 段后: 1 行 行距: 多倍行距 1.06 字行"/>
    <w:basedOn w:val="2"/>
    <w:uiPriority w:val="0"/>
    <w:pPr>
      <w:snapToGrid/>
      <w:spacing w:after="120" w:line="254" w:lineRule="auto"/>
    </w:pPr>
    <w:rPr>
      <w:rFonts w:eastAsia="Times New Roman"/>
      <w:bCs w:val="0"/>
      <w:snapToGrid/>
      <w:spacing w:val="4"/>
      <w:sz w:val="44"/>
      <w:szCs w:val="20"/>
    </w:rPr>
  </w:style>
  <w:style w:type="paragraph" w:customStyle="1" w:styleId="303">
    <w:name w:val=" Char1 Char Char Char"/>
    <w:basedOn w:val="1"/>
    <w:uiPriority w:val="0"/>
    <w:pPr>
      <w:widowControl/>
      <w:snapToGrid/>
      <w:spacing w:after="160" w:line="240" w:lineRule="exact"/>
      <w:ind w:firstLine="0"/>
      <w:jc w:val="left"/>
    </w:pPr>
    <w:rPr>
      <w:rFonts w:ascii="Arial" w:hAnsi="Arial" w:eastAsia="Times New Roman"/>
      <w:b/>
      <w:spacing w:val="0"/>
      <w:kern w:val="0"/>
      <w:sz w:val="24"/>
      <w:szCs w:val="24"/>
      <w:lang w:eastAsia="en-US"/>
    </w:rPr>
  </w:style>
  <w:style w:type="character" w:customStyle="1" w:styleId="304">
    <w:name w:val="批注文字 Char"/>
    <w:uiPriority w:val="0"/>
    <w:rPr>
      <w:kern w:val="2"/>
      <w:sz w:val="21"/>
      <w:szCs w:val="22"/>
    </w:rPr>
  </w:style>
  <w:style w:type="character" w:customStyle="1" w:styleId="305">
    <w:name w:val="批注主题 Char"/>
    <w:uiPriority w:val="0"/>
    <w:rPr>
      <w:b/>
      <w:bCs/>
      <w:kern w:val="2"/>
      <w:sz w:val="21"/>
      <w:szCs w:val="22"/>
    </w:rPr>
  </w:style>
  <w:style w:type="character" w:customStyle="1" w:styleId="306">
    <w:name w:val="文档结构图 Char"/>
    <w:uiPriority w:val="99"/>
    <w:rPr>
      <w:rFonts w:ascii="宋体"/>
      <w:spacing w:val="2"/>
      <w:kern w:val="2"/>
      <w:sz w:val="18"/>
      <w:szCs w:val="18"/>
    </w:rPr>
  </w:style>
  <w:style w:type="character" w:customStyle="1" w:styleId="307">
    <w:name w:val="msonormal"/>
    <w:uiPriority w:val="0"/>
  </w:style>
  <w:style w:type="character" w:customStyle="1" w:styleId="308">
    <w:name w:val="maintextbldleft1"/>
    <w:uiPriority w:val="0"/>
    <w:rPr>
      <w:rFonts w:hint="default" w:ascii="Arial" w:hAnsi="Arial" w:cs="Arial"/>
      <w:b/>
      <w:bCs/>
      <w:color w:val="000000"/>
      <w:sz w:val="18"/>
      <w:szCs w:val="18"/>
      <w:u w:val="none"/>
    </w:rPr>
  </w:style>
  <w:style w:type="character" w:styleId="309">
    <w:name w:val="Placeholder Text"/>
    <w:semiHidden/>
    <w:uiPriority w:val="99"/>
    <w:rPr>
      <w:color w:val="808080"/>
    </w:rPr>
  </w:style>
  <w:style w:type="paragraph" w:styleId="310">
    <w:name w:val="No Spacing"/>
    <w:qFormat/>
    <w:uiPriority w:val="1"/>
    <w:pPr>
      <w:widowControl w:val="0"/>
      <w:jc w:val="both"/>
    </w:pPr>
    <w:rPr>
      <w:rFonts w:ascii="Calibri" w:hAnsi="Calibri"/>
      <w:kern w:val="2"/>
      <w:sz w:val="21"/>
      <w:szCs w:val="21"/>
      <w:lang w:val="en-US" w:eastAsia="zh-CN" w:bidi="ar-SA"/>
    </w:rPr>
  </w:style>
  <w:style w:type="paragraph" w:customStyle="1" w:styleId="311">
    <w:name w:val="tgt2"/>
    <w:basedOn w:val="1"/>
    <w:uiPriority w:val="0"/>
    <w:pPr>
      <w:widowControl/>
      <w:snapToGrid/>
      <w:spacing w:after="136" w:line="360" w:lineRule="auto"/>
      <w:ind w:firstLine="0"/>
      <w:jc w:val="left"/>
    </w:pPr>
    <w:rPr>
      <w:rFonts w:ascii="宋体" w:hAnsi="宋体"/>
      <w:b/>
      <w:bCs/>
      <w:spacing w:val="0"/>
      <w:kern w:val="0"/>
      <w:sz w:val="36"/>
      <w:szCs w:val="36"/>
    </w:rPr>
  </w:style>
  <w:style w:type="paragraph" w:customStyle="1" w:styleId="312">
    <w:name w:val="图表"/>
    <w:uiPriority w:val="0"/>
    <w:pPr>
      <w:autoSpaceDE w:val="0"/>
      <w:autoSpaceDN w:val="0"/>
      <w:jc w:val="center"/>
      <w:textAlignment w:val="baseline"/>
    </w:pPr>
    <w:rPr>
      <w:kern w:val="2"/>
      <w:sz w:val="21"/>
      <w:szCs w:val="21"/>
      <w:lang w:val="en-US" w:eastAsia="zh-CN" w:bidi="ar-SA"/>
    </w:rPr>
  </w:style>
  <w:style w:type="character" w:customStyle="1" w:styleId="313">
    <w:name w:val="图表 Char"/>
    <w:uiPriority w:val="0"/>
    <w:rPr>
      <w:kern w:val="2"/>
      <w:sz w:val="21"/>
      <w:szCs w:val="21"/>
      <w:lang w:val="en-US" w:eastAsia="zh-CN" w:bidi="ar-SA"/>
    </w:rPr>
  </w:style>
  <w:style w:type="paragraph" w:customStyle="1" w:styleId="314">
    <w:name w:val="_Style 7"/>
    <w:basedOn w:val="1"/>
    <w:uiPriority w:val="0"/>
    <w:pPr>
      <w:widowControl/>
      <w:snapToGrid/>
      <w:spacing w:after="160" w:line="240" w:lineRule="exact"/>
      <w:ind w:firstLine="0"/>
      <w:jc w:val="left"/>
    </w:pPr>
    <w:rPr>
      <w:spacing w:val="0"/>
      <w:szCs w:val="20"/>
    </w:rPr>
  </w:style>
  <w:style w:type="paragraph" w:customStyle="1" w:styleId="315">
    <w:name w:val="大标题"/>
    <w:basedOn w:val="2"/>
    <w:uiPriority w:val="0"/>
    <w:pPr>
      <w:snapToGrid/>
      <w:spacing w:before="340" w:after="330" w:line="578" w:lineRule="auto"/>
    </w:pPr>
    <w:rPr>
      <w:rFonts w:ascii="宋体" w:hAnsi="宋体" w:eastAsia="宋体"/>
      <w:snapToGrid/>
      <w:spacing w:val="0"/>
      <w:szCs w:val="36"/>
    </w:rPr>
  </w:style>
  <w:style w:type="paragraph" w:styleId="316">
    <w:name w:val=""/>
    <w:semiHidden/>
    <w:uiPriority w:val="99"/>
    <w:rPr>
      <w:kern w:val="2"/>
      <w:sz w:val="21"/>
      <w:szCs w:val="24"/>
      <w:lang w:val="en-US" w:eastAsia="zh-CN" w:bidi="ar-SA"/>
    </w:rPr>
  </w:style>
  <w:style w:type="character" w:customStyle="1" w:styleId="317">
    <w:name w:val="hithilite"/>
    <w:uiPriority w:val="0"/>
  </w:style>
  <w:style w:type="character" w:customStyle="1" w:styleId="318">
    <w:name w:val="样式2[858D7CFB-ED40-4347-BF05-701D383B685F]"/>
    <w:uiPriority w:val="0"/>
    <w:rPr>
      <w:snapToGrid w:val="0"/>
      <w:szCs w:val="24"/>
    </w:rPr>
  </w:style>
  <w:style w:type="paragraph" w:customStyle="1" w:styleId="319">
    <w:name w:val=" Char Char Char Char Char Char Char Char Char Char"/>
    <w:basedOn w:val="1"/>
    <w:uiPriority w:val="0"/>
    <w:pPr>
      <w:widowControl/>
      <w:snapToGrid/>
      <w:spacing w:after="160" w:line="240" w:lineRule="exact"/>
      <w:ind w:firstLine="0"/>
      <w:jc w:val="left"/>
    </w:pPr>
    <w:rPr>
      <w:rFonts w:ascii="Verdana" w:hAnsi="Verdana" w:eastAsia="仿宋_GB2312"/>
      <w:spacing w:val="0"/>
      <w:kern w:val="0"/>
      <w:sz w:val="24"/>
      <w:szCs w:val="20"/>
      <w:lang w:eastAsia="en-US"/>
    </w:rPr>
  </w:style>
  <w:style w:type="character" w:customStyle="1" w:styleId="320">
    <w:name w:val="标题 Char"/>
    <w:aliases w:val="中文题目 Char"/>
    <w:locked/>
    <w:uiPriority w:val="10"/>
    <w:rPr>
      <w:rFonts w:ascii="Cambria" w:hAnsi="Cambria" w:eastAsia="宋体" w:cs="Cambria"/>
      <w:spacing w:val="2"/>
      <w:kern w:val="2"/>
      <w:sz w:val="32"/>
      <w:szCs w:val="32"/>
      <w:lang w:val="en-US" w:eastAsia="zh-CN" w:bidi="ar-SA"/>
    </w:rPr>
  </w:style>
  <w:style w:type="paragraph" w:customStyle="1" w:styleId="321">
    <w:name w:val="单位"/>
    <w:uiPriority w:val="0"/>
    <w:pPr>
      <w:ind w:left="70" w:hanging="70" w:hangingChars="70"/>
      <w:jc w:val="both"/>
    </w:pPr>
    <w:rPr>
      <w:sz w:val="17"/>
      <w:szCs w:val="17"/>
      <w:lang w:val="en-US" w:eastAsia="zh-CN" w:bidi="ar-SA"/>
    </w:rPr>
  </w:style>
  <w:style w:type="character" w:customStyle="1" w:styleId="322">
    <w:name w:val="标题 4 Char1"/>
    <w:locked/>
    <w:uiPriority w:val="0"/>
    <w:rPr>
      <w:rFonts w:eastAsia="黑体"/>
      <w:bCs/>
      <w:spacing w:val="2"/>
      <w:kern w:val="2"/>
      <w:sz w:val="28"/>
      <w:szCs w:val="16"/>
      <w:lang w:val="en-US" w:eastAsia="zh-CN" w:bidi="ar-SA"/>
    </w:rPr>
  </w:style>
  <w:style w:type="character" w:customStyle="1" w:styleId="323">
    <w:name w:val="标题 5 Char"/>
    <w:locked/>
    <w:uiPriority w:val="0"/>
    <w:rPr>
      <w:rFonts w:eastAsia="方正黑体简体"/>
      <w:bCs/>
      <w:spacing w:val="2"/>
      <w:kern w:val="2"/>
      <w:sz w:val="21"/>
      <w:szCs w:val="18"/>
      <w:lang w:val="en-US" w:eastAsia="zh-CN" w:bidi="ar-SA"/>
    </w:rPr>
  </w:style>
  <w:style w:type="character" w:customStyle="1" w:styleId="324">
    <w:name w:val="标题 6 Char"/>
    <w:locked/>
    <w:uiPriority w:val="0"/>
    <w:rPr>
      <w:rFonts w:eastAsia="方正黑体简体"/>
      <w:bCs/>
      <w:spacing w:val="2"/>
      <w:kern w:val="2"/>
      <w:sz w:val="21"/>
      <w:szCs w:val="21"/>
      <w:lang w:val="en-US" w:eastAsia="zh-CN" w:bidi="ar-SA"/>
    </w:rPr>
  </w:style>
  <w:style w:type="character" w:customStyle="1" w:styleId="325">
    <w:name w:val="标题 7 Char"/>
    <w:locked/>
    <w:uiPriority w:val="0"/>
    <w:rPr>
      <w:rFonts w:eastAsia="宋体"/>
      <w:b/>
      <w:bCs/>
      <w:spacing w:val="2"/>
      <w:kern w:val="2"/>
      <w:sz w:val="28"/>
      <w:szCs w:val="21"/>
      <w:lang w:val="en-US" w:eastAsia="zh-CN" w:bidi="ar-SA"/>
    </w:rPr>
  </w:style>
  <w:style w:type="character" w:customStyle="1" w:styleId="326">
    <w:name w:val="标题 9 Char"/>
    <w:locked/>
    <w:uiPriority w:val="0"/>
    <w:rPr>
      <w:rFonts w:ascii="Arial" w:hAnsi="Arial" w:eastAsia="黑体" w:cs="Arial"/>
      <w:spacing w:val="2"/>
      <w:kern w:val="2"/>
      <w:lang w:val="en-US" w:eastAsia="zh-CN" w:bidi="ar-SA"/>
    </w:rPr>
  </w:style>
  <w:style w:type="character" w:customStyle="1" w:styleId="327">
    <w:name w:val="页脚 Char1"/>
    <w:locked/>
    <w:uiPriority w:val="0"/>
    <w:rPr>
      <w:rFonts w:eastAsia="宋体"/>
      <w:spacing w:val="2"/>
      <w:kern w:val="2"/>
      <w:sz w:val="18"/>
      <w:szCs w:val="18"/>
      <w:lang w:val="en-US" w:eastAsia="zh-CN" w:bidi="ar-SA"/>
    </w:rPr>
  </w:style>
  <w:style w:type="paragraph" w:customStyle="1" w:styleId="328">
    <w:name w:val="摘要"/>
    <w:basedOn w:val="22"/>
    <w:next w:val="225"/>
    <w:uiPriority w:val="0"/>
    <w:pPr>
      <w:tabs>
        <w:tab w:val="left" w:pos="798"/>
      </w:tabs>
      <w:overflowPunct w:val="0"/>
      <w:adjustRightInd w:val="0"/>
      <w:snapToGrid/>
      <w:spacing w:line="240" w:lineRule="auto"/>
    </w:pPr>
    <w:rPr>
      <w:rFonts w:eastAsia="楷体_GB2312"/>
      <w:spacing w:val="0"/>
      <w:szCs w:val="18"/>
    </w:rPr>
  </w:style>
  <w:style w:type="paragraph" w:customStyle="1" w:styleId="329">
    <w:name w:val="英文题目"/>
    <w:basedOn w:val="1"/>
    <w:next w:val="330"/>
    <w:uiPriority w:val="0"/>
    <w:pPr>
      <w:keepNext/>
      <w:keepLines/>
      <w:overflowPunct w:val="0"/>
      <w:spacing w:before="240" w:after="100" w:line="240" w:lineRule="auto"/>
      <w:ind w:firstLine="0"/>
      <w:jc w:val="center"/>
      <w:outlineLvl w:val="0"/>
    </w:pPr>
    <w:rPr>
      <w:spacing w:val="0"/>
      <w:sz w:val="28"/>
      <w:szCs w:val="28"/>
    </w:rPr>
  </w:style>
  <w:style w:type="paragraph" w:customStyle="1" w:styleId="330">
    <w:name w:val="Author Name"/>
    <w:basedOn w:val="41"/>
    <w:next w:val="1"/>
    <w:uiPriority w:val="0"/>
    <w:pPr>
      <w:keepNext/>
      <w:spacing w:before="220" w:after="180"/>
    </w:pPr>
    <w:rPr>
      <w:rFonts w:eastAsia="宋体"/>
      <w:b/>
      <w:bCs/>
      <w:w w:val="100"/>
      <w:sz w:val="21"/>
      <w:szCs w:val="21"/>
    </w:rPr>
  </w:style>
  <w:style w:type="character" w:customStyle="1" w:styleId="331">
    <w:name w:val="副标题 Char"/>
    <w:locked/>
    <w:uiPriority w:val="0"/>
    <w:rPr>
      <w:rFonts w:eastAsia="黑体"/>
      <w:spacing w:val="2"/>
      <w:kern w:val="2"/>
      <w:lang w:val="en-US" w:eastAsia="zh-CN" w:bidi="ar-SA"/>
    </w:rPr>
  </w:style>
  <w:style w:type="paragraph" w:customStyle="1" w:styleId="332">
    <w:name w:val="Text of Reference"/>
    <w:uiPriority w:val="0"/>
    <w:pPr>
      <w:tabs>
        <w:tab w:val="left" w:pos="419"/>
      </w:tabs>
      <w:spacing w:line="260" w:lineRule="exact"/>
      <w:ind w:left="419" w:hanging="79"/>
      <w:jc w:val="both"/>
    </w:pPr>
    <w:rPr>
      <w:sz w:val="15"/>
      <w:szCs w:val="15"/>
      <w:lang w:val="en-US" w:eastAsia="zh-CN" w:bidi="ar-SA"/>
    </w:rPr>
  </w:style>
  <w:style w:type="paragraph" w:customStyle="1" w:styleId="333">
    <w:name w:val="Text of 中文参考文献"/>
    <w:basedOn w:val="332"/>
    <w:uiPriority w:val="0"/>
    <w:pPr>
      <w:numPr>
        <w:ilvl w:val="0"/>
        <w:numId w:val="0"/>
      </w:numPr>
      <w:tabs>
        <w:tab w:val="left" w:pos="346"/>
      </w:tabs>
      <w:ind w:left="258" w:hanging="258" w:hangingChars="258"/>
    </w:pPr>
  </w:style>
  <w:style w:type="character" w:customStyle="1" w:styleId="334">
    <w:name w:val="Author Address"/>
    <w:uiPriority w:val="0"/>
    <w:rPr>
      <w:rFonts w:eastAsia="Times New Roman"/>
      <w:i/>
      <w:iCs/>
      <w:sz w:val="15"/>
      <w:szCs w:val="15"/>
    </w:rPr>
  </w:style>
  <w:style w:type="character" w:customStyle="1" w:styleId="335">
    <w:name w:val="bt_content"/>
    <w:uiPriority w:val="0"/>
  </w:style>
  <w:style w:type="character" w:customStyle="1" w:styleId="336">
    <w:name w:val="long_text"/>
    <w:uiPriority w:val="0"/>
  </w:style>
  <w:style w:type="paragraph" w:customStyle="1" w:styleId="337">
    <w:name w:val="Char Char Char Char Char Char Char Char Char1 Char Char Char Char"/>
    <w:basedOn w:val="1"/>
    <w:uiPriority w:val="0"/>
    <w:pPr>
      <w:widowControl/>
      <w:snapToGrid/>
      <w:spacing w:after="160" w:line="240" w:lineRule="exact"/>
      <w:ind w:firstLine="0"/>
      <w:jc w:val="left"/>
    </w:pPr>
    <w:rPr>
      <w:rFonts w:ascii="Arial" w:hAnsi="Arial" w:cs="Arial"/>
      <w:b/>
      <w:bCs/>
      <w:spacing w:val="0"/>
      <w:kern w:val="0"/>
      <w:sz w:val="24"/>
      <w:szCs w:val="24"/>
      <w:lang w:eastAsia="en-US"/>
    </w:rPr>
  </w:style>
  <w:style w:type="paragraph" w:customStyle="1" w:styleId="338">
    <w:name w:val=" Char Char Char Char Char Char Char Char Char1 Char Char Char Char"/>
    <w:basedOn w:val="1"/>
    <w:uiPriority w:val="0"/>
    <w:pPr>
      <w:widowControl/>
      <w:snapToGrid/>
      <w:spacing w:after="160" w:line="240" w:lineRule="exact"/>
      <w:ind w:firstLine="0"/>
      <w:jc w:val="left"/>
    </w:pPr>
    <w:rPr>
      <w:rFonts w:ascii="Arial" w:hAnsi="Arial" w:eastAsia="Times New Roman"/>
      <w:b/>
      <w:spacing w:val="0"/>
      <w:kern w:val="0"/>
      <w:sz w:val="24"/>
      <w:szCs w:val="24"/>
      <w:lang w:eastAsia="en-US"/>
    </w:rPr>
  </w:style>
  <w:style w:type="paragraph" w:customStyle="1" w:styleId="339">
    <w:name w:val="MTDisplayEquation"/>
    <w:basedOn w:val="1"/>
    <w:next w:val="1"/>
    <w:uiPriority w:val="99"/>
    <w:pPr>
      <w:tabs>
        <w:tab w:val="center" w:pos="4160"/>
        <w:tab w:val="right" w:pos="8320"/>
      </w:tabs>
      <w:autoSpaceDE w:val="0"/>
      <w:autoSpaceDN w:val="0"/>
      <w:adjustRightInd w:val="0"/>
      <w:snapToGrid/>
      <w:spacing w:line="480" w:lineRule="auto"/>
      <w:ind w:firstLine="480" w:firstLineChars="200"/>
    </w:pPr>
    <w:rPr>
      <w:color w:val="0000FF"/>
      <w:spacing w:val="0"/>
      <w:kern w:val="0"/>
      <w:sz w:val="24"/>
      <w:szCs w:val="24"/>
    </w:rPr>
  </w:style>
  <w:style w:type="character" w:customStyle="1" w:styleId="340">
    <w:name w:val="中文作者"/>
    <w:uiPriority w:val="0"/>
    <w:rPr>
      <w:rFonts w:ascii="楷体_GB2312" w:hAnsi="华文仿宋" w:eastAsia="楷体_GB2312"/>
      <w:bCs/>
      <w:sz w:val="22"/>
    </w:rPr>
  </w:style>
  <w:style w:type="character" w:customStyle="1" w:styleId="341">
    <w:name w:val="MTDisplayEquation Char"/>
    <w:uiPriority w:val="99"/>
    <w:rPr>
      <w:spacing w:val="2"/>
      <w:kern w:val="2"/>
      <w:sz w:val="21"/>
      <w:szCs w:val="21"/>
    </w:rPr>
  </w:style>
  <w:style w:type="character" w:customStyle="1" w:styleId="342">
    <w:name w:val="MTEquationSection"/>
    <w:uiPriority w:val="0"/>
    <w:rPr>
      <w:rFonts w:hAnsi="宋体"/>
      <w:vanish/>
      <w:color w:val="FF0000"/>
      <w:kern w:val="0"/>
      <w:sz w:val="18"/>
      <w:szCs w:val="18"/>
    </w:rPr>
  </w:style>
  <w:style w:type="paragraph" w:customStyle="1" w:styleId="343">
    <w:name w:val="样式 参考文献 + 段后: 0 磅 行距: 固定值 14.25 磅"/>
    <w:basedOn w:val="78"/>
    <w:uiPriority w:val="0"/>
    <w:pPr>
      <w:spacing w:line="285" w:lineRule="exact"/>
      <w:ind w:left="284" w:firstLine="0"/>
    </w:pPr>
    <w:rPr>
      <w:szCs w:val="20"/>
    </w:rPr>
  </w:style>
  <w:style w:type="character" w:customStyle="1" w:styleId="344">
    <w:name w:val="looklikelink2"/>
    <w:uiPriority w:val="0"/>
    <w:rPr>
      <w:color w:val="3A66C8"/>
      <w:u w:val="none"/>
    </w:rPr>
  </w:style>
  <w:style w:type="character" w:customStyle="1" w:styleId="345">
    <w:name w:val="rrecvips1"/>
    <w:uiPriority w:val="0"/>
    <w:rPr>
      <w:vanish/>
    </w:rPr>
  </w:style>
  <w:style w:type="character" w:customStyle="1" w:styleId="346">
    <w:name w:val="txtboldonly1"/>
    <w:uiPriority w:val="0"/>
    <w:rPr>
      <w:b/>
      <w:bCs/>
    </w:rPr>
  </w:style>
  <w:style w:type="character" w:customStyle="1" w:styleId="347">
    <w:name w:val="previewtxt1"/>
    <w:uiPriority w:val="0"/>
    <w:rPr>
      <w:color w:val="C0C0C0"/>
    </w:rPr>
  </w:style>
  <w:style w:type="character" w:customStyle="1" w:styleId="348">
    <w:name w:val="tpc_content1"/>
    <w:uiPriority w:val="0"/>
    <w:rPr>
      <w:sz w:val="18"/>
      <w:szCs w:val="18"/>
    </w:rPr>
  </w:style>
  <w:style w:type="paragraph" w:customStyle="1" w:styleId="349">
    <w:name w:val="CAbstract"/>
    <w:basedOn w:val="1"/>
    <w:next w:val="1"/>
    <w:uiPriority w:val="0"/>
    <w:pPr>
      <w:numPr>
        <w:ilvl w:val="0"/>
        <w:numId w:val="7"/>
      </w:numPr>
      <w:tabs>
        <w:tab w:val="clear" w:pos="720"/>
      </w:tabs>
      <w:snapToGrid/>
      <w:spacing w:before="156" w:beforeLines="50" w:after="156" w:afterLines="50" w:line="240" w:lineRule="auto"/>
      <w:ind w:left="284" w:right="378" w:rightChars="180" w:firstLine="0"/>
    </w:pPr>
    <w:rPr>
      <w:spacing w:val="0"/>
      <w:sz w:val="18"/>
      <w:szCs w:val="24"/>
    </w:rPr>
  </w:style>
  <w:style w:type="paragraph" w:customStyle="1" w:styleId="350">
    <w:name w:val="英文作者名"/>
    <w:basedOn w:val="1"/>
    <w:uiPriority w:val="0"/>
    <w:pPr>
      <w:snapToGrid/>
      <w:spacing w:before="240" w:beforeLines="100" w:line="252" w:lineRule="auto"/>
      <w:ind w:firstLine="0"/>
      <w:jc w:val="center"/>
    </w:pPr>
    <w:rPr>
      <w:b/>
      <w:spacing w:val="0"/>
      <w:sz w:val="24"/>
      <w:szCs w:val="24"/>
    </w:rPr>
  </w:style>
  <w:style w:type="paragraph" w:customStyle="1" w:styleId="351">
    <w:name w:val="英文地址"/>
    <w:basedOn w:val="1"/>
    <w:uiPriority w:val="0"/>
    <w:pPr>
      <w:snapToGrid/>
      <w:spacing w:after="240" w:line="360" w:lineRule="auto"/>
      <w:ind w:firstLine="0"/>
      <w:jc w:val="center"/>
    </w:pPr>
    <w:rPr>
      <w:b/>
      <w:bCs/>
      <w:spacing w:val="0"/>
      <w:sz w:val="18"/>
    </w:rPr>
  </w:style>
  <w:style w:type="character" w:customStyle="1" w:styleId="352">
    <w:name w:val="英文作者名 Char"/>
    <w:uiPriority w:val="0"/>
    <w:rPr>
      <w:rFonts w:eastAsia="宋体"/>
      <w:b/>
      <w:kern w:val="2"/>
      <w:sz w:val="24"/>
      <w:szCs w:val="24"/>
      <w:lang w:val="en-US" w:eastAsia="zh-CN" w:bidi="ar-SA"/>
    </w:rPr>
  </w:style>
  <w:style w:type="character" w:customStyle="1" w:styleId="353">
    <w:name w:val="英文地址 Char"/>
    <w:uiPriority w:val="0"/>
    <w:rPr>
      <w:rFonts w:eastAsia="宋体"/>
      <w:b/>
      <w:bCs/>
      <w:kern w:val="2"/>
      <w:sz w:val="18"/>
      <w:szCs w:val="21"/>
      <w:lang w:val="en-US" w:eastAsia="zh-CN" w:bidi="ar-SA"/>
    </w:rPr>
  </w:style>
  <w:style w:type="character" w:customStyle="1" w:styleId="354">
    <w:name w:val="tablink"/>
    <w:uiPriority w:val="0"/>
  </w:style>
  <w:style w:type="paragraph" w:customStyle="1" w:styleId="355">
    <w:name w:val="TD_Acknowledgments"/>
    <w:basedOn w:val="1"/>
    <w:next w:val="1"/>
    <w:uiPriority w:val="0"/>
    <w:pPr>
      <w:widowControl/>
      <w:snapToGrid/>
      <w:spacing w:before="200" w:line="210" w:lineRule="exact"/>
      <w:ind w:firstLine="187"/>
    </w:pPr>
    <w:rPr>
      <w:spacing w:val="0"/>
      <w:kern w:val="0"/>
      <w:sz w:val="17"/>
      <w:szCs w:val="20"/>
      <w:lang w:eastAsia="en-US"/>
    </w:rPr>
  </w:style>
  <w:style w:type="character" w:customStyle="1" w:styleId="356">
    <w:name w:val="label2"/>
    <w:uiPriority w:val="0"/>
  </w:style>
  <w:style w:type="character" w:customStyle="1" w:styleId="357">
    <w:name w:val="hithilite3"/>
    <w:uiPriority w:val="0"/>
    <w:rPr>
      <w:shd w:val="clear" w:color="auto" w:fill="FFFF66"/>
    </w:rPr>
  </w:style>
  <w:style w:type="character" w:customStyle="1" w:styleId="358">
    <w:name w:val="j_biaoti_en"/>
    <w:uiPriority w:val="0"/>
  </w:style>
  <w:style w:type="paragraph" w:customStyle="1" w:styleId="359">
    <w:name w:val="Text"/>
    <w:basedOn w:val="1"/>
    <w:uiPriority w:val="0"/>
    <w:pPr>
      <w:autoSpaceDE w:val="0"/>
      <w:autoSpaceDN w:val="0"/>
      <w:snapToGrid/>
      <w:spacing w:line="252" w:lineRule="auto"/>
      <w:ind w:firstLine="202"/>
    </w:pPr>
    <w:rPr>
      <w:rFonts w:eastAsia="宋体"/>
      <w:spacing w:val="0"/>
      <w:kern w:val="0"/>
      <w:sz w:val="20"/>
      <w:szCs w:val="20"/>
      <w:lang w:eastAsia="en-US"/>
    </w:rPr>
  </w:style>
  <w:style w:type="paragraph" w:customStyle="1" w:styleId="360">
    <w:name w:val="body-text"/>
    <w:uiPriority w:val="0"/>
    <w:pPr>
      <w:ind w:firstLine="230"/>
      <w:jc w:val="both"/>
    </w:pPr>
    <w:rPr>
      <w:rFonts w:ascii="Times" w:hAnsi="Times"/>
      <w:color w:val="000000"/>
      <w:lang w:val="en-US" w:eastAsia="en-US" w:bidi="ar-SA"/>
    </w:rPr>
  </w:style>
  <w:style w:type="paragraph" w:customStyle="1" w:styleId="361">
    <w:name w:val="样式 样式1 + 段前: 0 磅"/>
    <w:basedOn w:val="70"/>
    <w:uiPriority w:val="0"/>
    <w:pPr>
      <w:keepNext/>
      <w:widowControl/>
      <w:tabs>
        <w:tab w:val="left" w:pos="780"/>
      </w:tabs>
      <w:autoSpaceDE w:val="0"/>
      <w:autoSpaceDN w:val="0"/>
      <w:snapToGrid/>
      <w:spacing w:after="120" w:line="240" w:lineRule="auto"/>
      <w:ind w:left="780" w:hanging="360"/>
      <w:jc w:val="both"/>
      <w:outlineLvl w:val="0"/>
    </w:pPr>
    <w:rPr>
      <w:rFonts w:eastAsia="黑体"/>
      <w:spacing w:val="0"/>
      <w:kern w:val="28"/>
      <w:sz w:val="24"/>
      <w:szCs w:val="24"/>
    </w:rPr>
  </w:style>
  <w:style w:type="paragraph" w:customStyle="1" w:styleId="362">
    <w:name w:val="标题一"/>
    <w:basedOn w:val="1"/>
    <w:uiPriority w:val="0"/>
    <w:pPr>
      <w:widowControl/>
      <w:numPr>
        <w:ilvl w:val="0"/>
        <w:numId w:val="8"/>
      </w:numPr>
      <w:snapToGrid/>
      <w:spacing w:after="160" w:line="240" w:lineRule="exact"/>
      <w:jc w:val="left"/>
    </w:pPr>
    <w:rPr>
      <w:rFonts w:ascii="宋体" w:hAnsi="宋体" w:eastAsia="宋体"/>
      <w:spacing w:val="0"/>
      <w:sz w:val="28"/>
      <w:szCs w:val="26"/>
    </w:rPr>
  </w:style>
  <w:style w:type="paragraph" w:customStyle="1" w:styleId="363">
    <w:name w:val="msolistparagraph"/>
    <w:basedOn w:val="1"/>
    <w:uiPriority w:val="0"/>
    <w:pPr>
      <w:snapToGrid/>
      <w:spacing w:line="240" w:lineRule="auto"/>
      <w:ind w:firstLineChars="200"/>
    </w:pPr>
    <w:rPr>
      <w:rFonts w:ascii="Calibri" w:hAnsi="Calibri" w:eastAsia="宋体"/>
      <w:spacing w:val="0"/>
      <w:szCs w:val="22"/>
    </w:rPr>
  </w:style>
  <w:style w:type="character" w:customStyle="1" w:styleId="364">
    <w:name w:val="annotation reference"/>
    <w:uiPriority w:val="0"/>
    <w:rPr>
      <w:sz w:val="21"/>
      <w:szCs w:val="21"/>
    </w:rPr>
  </w:style>
  <w:style w:type="paragraph" w:customStyle="1" w:styleId="365">
    <w:name w:val="_正文"/>
    <w:basedOn w:val="1"/>
    <w:uiPriority w:val="0"/>
    <w:pPr>
      <w:snapToGrid/>
      <w:spacing w:line="360" w:lineRule="auto"/>
      <w:ind w:firstLine="560" w:firstLineChars="200"/>
    </w:pPr>
    <w:rPr>
      <w:rFonts w:hint="eastAsia" w:ascii="仿宋_GB2312" w:hAnsi="宋体" w:eastAsia="仿宋_GB2312"/>
      <w:spacing w:val="0"/>
      <w:sz w:val="28"/>
      <w:szCs w:val="20"/>
    </w:rPr>
  </w:style>
  <w:style w:type="paragraph" w:customStyle="1" w:styleId="366">
    <w:name w:val="my图"/>
    <w:basedOn w:val="1"/>
    <w:uiPriority w:val="0"/>
    <w:pPr>
      <w:keepNext/>
      <w:snapToGrid/>
      <w:spacing w:line="240" w:lineRule="auto"/>
      <w:ind w:firstLine="0"/>
      <w:jc w:val="center"/>
    </w:pPr>
    <w:rPr>
      <w:rFonts w:hint="eastAsia" w:ascii="宋体" w:hAnsi="宋体" w:eastAsia="宋体"/>
      <w:spacing w:val="0"/>
      <w:sz w:val="24"/>
      <w:szCs w:val="22"/>
    </w:rPr>
  </w:style>
  <w:style w:type="character" w:customStyle="1" w:styleId="367">
    <w:name w:val="my图 Char"/>
    <w:uiPriority w:val="0"/>
    <w:rPr>
      <w:rFonts w:hint="eastAsia" w:ascii="宋体" w:hAnsi="宋体" w:eastAsia="宋体"/>
      <w:kern w:val="2"/>
      <w:sz w:val="24"/>
      <w:szCs w:val="22"/>
    </w:rPr>
  </w:style>
  <w:style w:type="paragraph" w:customStyle="1" w:styleId="368">
    <w:name w:val="c一级标题"/>
    <w:basedOn w:val="1"/>
    <w:uiPriority w:val="0"/>
    <w:pPr>
      <w:adjustRightInd w:val="0"/>
      <w:snapToGrid/>
      <w:spacing w:before="120" w:after="120" w:line="240" w:lineRule="auto"/>
      <w:ind w:firstLine="0"/>
    </w:pPr>
    <w:rPr>
      <w:rFonts w:ascii="Arial" w:hAnsi="Arial" w:eastAsia="黑体"/>
      <w:color w:val="000000"/>
      <w:spacing w:val="0"/>
      <w:sz w:val="28"/>
      <w:szCs w:val="28"/>
    </w:rPr>
  </w:style>
  <w:style w:type="paragraph" w:customStyle="1" w:styleId="369">
    <w:name w:val="e二级标题"/>
    <w:basedOn w:val="1"/>
    <w:uiPriority w:val="0"/>
    <w:pPr>
      <w:adjustRightInd w:val="0"/>
      <w:snapToGrid/>
      <w:spacing w:line="240" w:lineRule="auto"/>
      <w:ind w:firstLine="0"/>
    </w:pPr>
    <w:rPr>
      <w:rFonts w:ascii="Arial" w:hAnsi="Arial" w:eastAsia="黑体" w:cs="Arial"/>
      <w:spacing w:val="0"/>
      <w:szCs w:val="24"/>
    </w:rPr>
  </w:style>
  <w:style w:type="paragraph" w:customStyle="1" w:styleId="370">
    <w:name w:val="g图题表题"/>
    <w:basedOn w:val="16"/>
    <w:uiPriority w:val="0"/>
    <w:pPr>
      <w:widowControl w:val="0"/>
      <w:spacing w:line="240" w:lineRule="auto"/>
    </w:pPr>
    <w:rPr>
      <w:rFonts w:eastAsia="黑体"/>
      <w:bCs w:val="0"/>
      <w:sz w:val="18"/>
      <w:szCs w:val="18"/>
    </w:rPr>
  </w:style>
  <w:style w:type="character" w:customStyle="1" w:styleId="371">
    <w:name w:val="c一级标题 Char"/>
    <w:uiPriority w:val="0"/>
    <w:rPr>
      <w:rFonts w:hint="default" w:ascii="Arial" w:hAnsi="Arial" w:eastAsia="黑体" w:cs="Arial"/>
      <w:color w:val="000000"/>
      <w:kern w:val="2"/>
      <w:sz w:val="28"/>
      <w:szCs w:val="28"/>
    </w:rPr>
  </w:style>
  <w:style w:type="character" w:customStyle="1" w:styleId="372">
    <w:name w:val="e二级标题 Char"/>
    <w:uiPriority w:val="0"/>
    <w:rPr>
      <w:rFonts w:hint="default" w:ascii="Arial" w:hAnsi="Arial" w:eastAsia="黑体" w:cs="Arial"/>
      <w:kern w:val="2"/>
      <w:sz w:val="21"/>
      <w:szCs w:val="24"/>
    </w:rPr>
  </w:style>
  <w:style w:type="paragraph" w:customStyle="1" w:styleId="373">
    <w:name w:val="d正文"/>
    <w:basedOn w:val="1"/>
    <w:uiPriority w:val="0"/>
    <w:pPr>
      <w:snapToGrid/>
      <w:spacing w:line="360" w:lineRule="atLeast"/>
    </w:pPr>
    <w:rPr>
      <w:rFonts w:hint="eastAsia" w:ascii="宋体" w:hAnsi="宋体" w:eastAsia="宋体"/>
      <w:color w:val="000000"/>
      <w:spacing w:val="0"/>
    </w:rPr>
  </w:style>
  <w:style w:type="paragraph" w:customStyle="1" w:styleId="374">
    <w:name w:val="zr单位"/>
    <w:basedOn w:val="1"/>
    <w:next w:val="1"/>
    <w:uiPriority w:val="0"/>
    <w:pPr>
      <w:snapToGrid/>
      <w:spacing w:line="240" w:lineRule="auto"/>
      <w:ind w:firstLine="0"/>
      <w:jc w:val="center"/>
    </w:pPr>
    <w:rPr>
      <w:rFonts w:eastAsia="仿宋_GB2312"/>
      <w:spacing w:val="0"/>
      <w:sz w:val="24"/>
      <w:szCs w:val="24"/>
    </w:rPr>
  </w:style>
  <w:style w:type="paragraph" w:customStyle="1" w:styleId="375">
    <w:name w:val="zr标题1"/>
    <w:basedOn w:val="2"/>
    <w:next w:val="1"/>
    <w:uiPriority w:val="0"/>
    <w:pPr>
      <w:snapToGrid/>
      <w:spacing w:before="0" w:after="0" w:line="360" w:lineRule="auto"/>
      <w:jc w:val="both"/>
    </w:pPr>
    <w:rPr>
      <w:snapToGrid/>
      <w:spacing w:val="0"/>
      <w:sz w:val="24"/>
    </w:rPr>
  </w:style>
  <w:style w:type="paragraph" w:customStyle="1" w:styleId="376">
    <w:name w:val="zr正文"/>
    <w:basedOn w:val="1"/>
    <w:uiPriority w:val="0"/>
    <w:pPr>
      <w:snapToGrid/>
      <w:spacing w:line="340" w:lineRule="atLeast"/>
      <w:ind w:firstLine="200" w:firstLineChars="200"/>
    </w:pPr>
    <w:rPr>
      <w:rFonts w:eastAsia="宋体"/>
      <w:spacing w:val="0"/>
      <w:szCs w:val="24"/>
    </w:rPr>
  </w:style>
  <w:style w:type="paragraph" w:customStyle="1" w:styleId="377">
    <w:name w:val="zr图题"/>
    <w:basedOn w:val="1"/>
    <w:uiPriority w:val="0"/>
    <w:pPr>
      <w:snapToGrid/>
      <w:spacing w:line="240" w:lineRule="auto"/>
      <w:ind w:firstLine="0"/>
      <w:jc w:val="center"/>
    </w:pPr>
    <w:rPr>
      <w:rFonts w:eastAsia="黑体"/>
      <w:spacing w:val="0"/>
      <w:sz w:val="18"/>
      <w:szCs w:val="24"/>
    </w:rPr>
  </w:style>
  <w:style w:type="paragraph" w:customStyle="1" w:styleId="378">
    <w:name w:val="Balloon Text"/>
    <w:basedOn w:val="1"/>
    <w:uiPriority w:val="0"/>
    <w:pPr>
      <w:snapToGrid/>
      <w:spacing w:line="240" w:lineRule="auto"/>
      <w:ind w:firstLine="0"/>
    </w:pPr>
    <w:rPr>
      <w:rFonts w:eastAsia="宋体"/>
      <w:spacing w:val="0"/>
      <w:sz w:val="18"/>
      <w:szCs w:val="18"/>
    </w:rPr>
  </w:style>
  <w:style w:type="paragraph" w:customStyle="1" w:styleId="379">
    <w:name w:val="MainList"/>
    <w:basedOn w:val="1"/>
    <w:uiPriority w:val="0"/>
    <w:pPr>
      <w:numPr>
        <w:ilvl w:val="0"/>
        <w:numId w:val="9"/>
      </w:numPr>
      <w:snapToGrid/>
      <w:spacing w:before="120" w:line="520" w:lineRule="exact"/>
      <w:ind w:firstLine="0"/>
    </w:pPr>
    <w:rPr>
      <w:rFonts w:ascii="楷体_GB2312" w:eastAsia="仿宋_GB2312"/>
      <w:spacing w:val="0"/>
      <w:sz w:val="28"/>
      <w:szCs w:val="28"/>
    </w:rPr>
  </w:style>
  <w:style w:type="paragraph" w:customStyle="1" w:styleId="380">
    <w:name w:val="zr标题2"/>
    <w:basedOn w:val="3"/>
    <w:next w:val="376"/>
    <w:uiPriority w:val="0"/>
    <w:pPr>
      <w:snapToGrid/>
      <w:spacing w:after="0" w:line="340" w:lineRule="atLeast"/>
      <w:jc w:val="both"/>
    </w:pPr>
    <w:rPr>
      <w:rFonts w:eastAsia="黑体"/>
      <w:spacing w:val="0"/>
      <w:sz w:val="21"/>
    </w:rPr>
  </w:style>
  <w:style w:type="paragraph" w:customStyle="1" w:styleId="381">
    <w:name w:val="zr标题3"/>
    <w:basedOn w:val="4"/>
    <w:next w:val="376"/>
    <w:uiPriority w:val="0"/>
    <w:pPr>
      <w:snapToGrid/>
      <w:spacing w:before="0" w:after="0" w:line="340" w:lineRule="atLeast"/>
      <w:jc w:val="both"/>
    </w:pPr>
    <w:rPr>
      <w:rFonts w:eastAsia="黑体"/>
      <w:spacing w:val="0"/>
      <w:szCs w:val="32"/>
    </w:rPr>
  </w:style>
  <w:style w:type="paragraph" w:customStyle="1" w:styleId="382">
    <w:name w:val="zr标题4"/>
    <w:basedOn w:val="5"/>
    <w:uiPriority w:val="0"/>
    <w:pPr>
      <w:keepLines/>
      <w:snapToGrid/>
      <w:spacing w:before="0" w:after="0" w:line="340" w:lineRule="atLeast"/>
      <w:jc w:val="both"/>
    </w:pPr>
    <w:rPr>
      <w:b w:val="0"/>
      <w:bCs/>
      <w:spacing w:val="0"/>
      <w:sz w:val="21"/>
      <w:szCs w:val="28"/>
    </w:rPr>
  </w:style>
  <w:style w:type="paragraph" w:customStyle="1" w:styleId="383">
    <w:name w:val="标准标题2"/>
    <w:basedOn w:val="3"/>
    <w:next w:val="1"/>
    <w:uiPriority w:val="0"/>
    <w:pPr>
      <w:snapToGrid/>
      <w:spacing w:before="260" w:after="260" w:line="416" w:lineRule="auto"/>
      <w:jc w:val="both"/>
    </w:pPr>
    <w:rPr>
      <w:rFonts w:ascii="Arial" w:hAnsi="Arial" w:eastAsia="黑体"/>
      <w:b/>
      <w:spacing w:val="0"/>
    </w:rPr>
  </w:style>
  <w:style w:type="character" w:customStyle="1" w:styleId="384">
    <w:name w:val="标准标题2 Char"/>
    <w:uiPriority w:val="0"/>
    <w:rPr>
      <w:rFonts w:ascii="Arial" w:hAnsi="Arial" w:eastAsia="黑体"/>
      <w:b/>
      <w:kern w:val="2"/>
      <w:sz w:val="32"/>
      <w:lang w:val="en-US" w:eastAsia="zh-CN"/>
    </w:rPr>
  </w:style>
  <w:style w:type="paragraph" w:customStyle="1" w:styleId="385">
    <w:name w:val="zrdy报告_标题"/>
    <w:basedOn w:val="1"/>
    <w:uiPriority w:val="0"/>
    <w:pPr>
      <w:snapToGrid/>
      <w:spacing w:before="360" w:after="360" w:line="360" w:lineRule="auto"/>
      <w:ind w:firstLine="0"/>
      <w:jc w:val="center"/>
    </w:pPr>
    <w:rPr>
      <w:rFonts w:eastAsia="宋体"/>
      <w:b/>
      <w:spacing w:val="0"/>
      <w:sz w:val="44"/>
      <w:szCs w:val="52"/>
    </w:rPr>
  </w:style>
  <w:style w:type="paragraph" w:customStyle="1" w:styleId="386">
    <w:name w:val="zrdy报告_标题1"/>
    <w:basedOn w:val="2"/>
    <w:next w:val="387"/>
    <w:uiPriority w:val="0"/>
    <w:pPr>
      <w:keepNext w:val="0"/>
      <w:numPr>
        <w:ilvl w:val="0"/>
        <w:numId w:val="10"/>
      </w:numPr>
      <w:snapToGrid/>
      <w:spacing w:before="240" w:after="120" w:line="360" w:lineRule="auto"/>
      <w:jc w:val="both"/>
    </w:pPr>
    <w:rPr>
      <w:b/>
      <w:snapToGrid/>
      <w:spacing w:val="0"/>
      <w:sz w:val="32"/>
      <w:szCs w:val="32"/>
    </w:rPr>
  </w:style>
  <w:style w:type="paragraph" w:customStyle="1" w:styleId="387">
    <w:name w:val="zrdy报告_正文"/>
    <w:basedOn w:val="1"/>
    <w:uiPriority w:val="0"/>
    <w:pPr>
      <w:snapToGrid/>
      <w:spacing w:line="360" w:lineRule="auto"/>
      <w:ind w:firstLine="200" w:firstLineChars="200"/>
    </w:pPr>
    <w:rPr>
      <w:rFonts w:eastAsia="仿宋_GB2312"/>
      <w:spacing w:val="0"/>
      <w:sz w:val="24"/>
      <w:szCs w:val="24"/>
    </w:rPr>
  </w:style>
  <w:style w:type="paragraph" w:customStyle="1" w:styleId="388">
    <w:name w:val="zrdy报告_标题2"/>
    <w:basedOn w:val="3"/>
    <w:next w:val="387"/>
    <w:uiPriority w:val="0"/>
    <w:pPr>
      <w:keepNext w:val="0"/>
      <w:tabs>
        <w:tab w:val="left" w:pos="576"/>
      </w:tabs>
      <w:snapToGrid/>
      <w:spacing w:before="120" w:after="120" w:line="360" w:lineRule="auto"/>
      <w:ind w:left="576" w:hanging="576"/>
      <w:jc w:val="both"/>
    </w:pPr>
    <w:rPr>
      <w:rFonts w:eastAsia="仿宋_GB2312"/>
      <w:b/>
      <w:spacing w:val="0"/>
      <w:sz w:val="30"/>
      <w:szCs w:val="30"/>
    </w:rPr>
  </w:style>
  <w:style w:type="paragraph" w:customStyle="1" w:styleId="389">
    <w:name w:val="zrdy报告_标题3"/>
    <w:basedOn w:val="4"/>
    <w:next w:val="387"/>
    <w:uiPriority w:val="0"/>
    <w:pPr>
      <w:keepNext w:val="0"/>
      <w:tabs>
        <w:tab w:val="left" w:pos="720"/>
      </w:tabs>
      <w:snapToGrid/>
      <w:spacing w:before="60" w:after="60" w:line="360" w:lineRule="auto"/>
      <w:ind w:left="720" w:hanging="720"/>
      <w:jc w:val="both"/>
    </w:pPr>
    <w:rPr>
      <w:rFonts w:eastAsia="仿宋_GB2312"/>
      <w:b/>
      <w:spacing w:val="0"/>
      <w:sz w:val="28"/>
      <w:szCs w:val="32"/>
    </w:rPr>
  </w:style>
  <w:style w:type="paragraph" w:customStyle="1" w:styleId="390">
    <w:name w:val="zrdy报告_表题"/>
    <w:basedOn w:val="1"/>
    <w:uiPriority w:val="0"/>
    <w:pPr>
      <w:snapToGrid/>
      <w:spacing w:line="240" w:lineRule="auto"/>
      <w:ind w:firstLine="0"/>
      <w:jc w:val="center"/>
    </w:pPr>
    <w:rPr>
      <w:rFonts w:eastAsia="黑体"/>
      <w:spacing w:val="0"/>
    </w:rPr>
  </w:style>
  <w:style w:type="paragraph" w:customStyle="1" w:styleId="391">
    <w:name w:val="zrdy报告_表头"/>
    <w:basedOn w:val="392"/>
    <w:uiPriority w:val="0"/>
    <w:rPr>
      <w:b/>
    </w:rPr>
  </w:style>
  <w:style w:type="paragraph" w:customStyle="1" w:styleId="392">
    <w:name w:val="zrdy报告_表文"/>
    <w:basedOn w:val="1"/>
    <w:uiPriority w:val="0"/>
    <w:pPr>
      <w:snapToGrid/>
      <w:spacing w:line="240" w:lineRule="auto"/>
      <w:ind w:firstLine="0"/>
    </w:pPr>
    <w:rPr>
      <w:rFonts w:eastAsia="仿宋_GB2312"/>
      <w:spacing w:val="0"/>
    </w:rPr>
  </w:style>
  <w:style w:type="paragraph" w:customStyle="1" w:styleId="393">
    <w:name w:val="zrdy报告_落款1"/>
    <w:basedOn w:val="1"/>
    <w:uiPriority w:val="0"/>
    <w:pPr>
      <w:snapToGrid/>
      <w:spacing w:line="480" w:lineRule="auto"/>
      <w:ind w:firstLine="0"/>
      <w:jc w:val="center"/>
    </w:pPr>
    <w:rPr>
      <w:rFonts w:eastAsia="宋体"/>
      <w:spacing w:val="0"/>
      <w:sz w:val="30"/>
      <w:szCs w:val="30"/>
    </w:rPr>
  </w:style>
  <w:style w:type="paragraph" w:customStyle="1" w:styleId="394">
    <w:name w:val="zrdy报告_落款2"/>
    <w:basedOn w:val="1"/>
    <w:uiPriority w:val="0"/>
    <w:pPr>
      <w:snapToGrid/>
      <w:spacing w:line="480" w:lineRule="auto"/>
      <w:ind w:firstLine="0"/>
      <w:jc w:val="center"/>
    </w:pPr>
    <w:rPr>
      <w:rFonts w:eastAsia="宋体"/>
      <w:spacing w:val="0"/>
      <w:sz w:val="24"/>
      <w:szCs w:val="24"/>
    </w:rPr>
  </w:style>
  <w:style w:type="paragraph" w:customStyle="1" w:styleId="395">
    <w:name w:val="zrdy报告_密级"/>
    <w:basedOn w:val="1"/>
    <w:uiPriority w:val="0"/>
    <w:pPr>
      <w:snapToGrid/>
      <w:spacing w:line="240" w:lineRule="auto"/>
      <w:ind w:firstLine="0"/>
      <w:jc w:val="right"/>
    </w:pPr>
    <w:rPr>
      <w:rFonts w:eastAsia="宋体"/>
      <w:spacing w:val="0"/>
      <w:sz w:val="24"/>
      <w:szCs w:val="24"/>
    </w:rPr>
  </w:style>
  <w:style w:type="paragraph" w:customStyle="1" w:styleId="396">
    <w:name w:val="zrdy报告_目录"/>
    <w:basedOn w:val="1"/>
    <w:uiPriority w:val="0"/>
    <w:pPr>
      <w:snapToGrid/>
      <w:spacing w:before="360" w:after="360" w:line="240" w:lineRule="auto"/>
      <w:ind w:firstLine="0"/>
      <w:jc w:val="center"/>
    </w:pPr>
    <w:rPr>
      <w:rFonts w:eastAsia="宋体"/>
      <w:b/>
      <w:spacing w:val="0"/>
      <w:sz w:val="44"/>
      <w:szCs w:val="24"/>
    </w:rPr>
  </w:style>
  <w:style w:type="paragraph" w:customStyle="1" w:styleId="397">
    <w:name w:val="_表题"/>
    <w:basedOn w:val="1"/>
    <w:uiPriority w:val="0"/>
    <w:pPr>
      <w:snapToGrid/>
      <w:spacing w:line="240" w:lineRule="auto"/>
      <w:ind w:firstLine="0"/>
      <w:jc w:val="center"/>
    </w:pPr>
    <w:rPr>
      <w:rFonts w:eastAsia="黑体"/>
      <w:spacing w:val="0"/>
    </w:rPr>
  </w:style>
  <w:style w:type="paragraph" w:customStyle="1" w:styleId="398">
    <w:name w:val="wp表题"/>
    <w:basedOn w:val="1"/>
    <w:uiPriority w:val="0"/>
    <w:pPr>
      <w:snapToGrid/>
      <w:spacing w:line="360" w:lineRule="auto"/>
      <w:ind w:firstLine="0"/>
      <w:jc w:val="center"/>
    </w:pPr>
    <w:rPr>
      <w:rFonts w:eastAsia="黑体"/>
      <w:spacing w:val="0"/>
    </w:rPr>
  </w:style>
  <w:style w:type="paragraph" w:customStyle="1" w:styleId="399">
    <w:name w:val="wp表文左"/>
    <w:basedOn w:val="1"/>
    <w:uiPriority w:val="0"/>
    <w:pPr>
      <w:snapToGrid/>
      <w:spacing w:line="240" w:lineRule="auto"/>
      <w:ind w:firstLine="0"/>
    </w:pPr>
    <w:rPr>
      <w:rFonts w:eastAsia="宋体"/>
      <w:spacing w:val="0"/>
      <w:sz w:val="18"/>
      <w:szCs w:val="18"/>
    </w:rPr>
  </w:style>
  <w:style w:type="paragraph" w:customStyle="1" w:styleId="400">
    <w:name w:val="wp图题"/>
    <w:basedOn w:val="1"/>
    <w:uiPriority w:val="0"/>
    <w:pPr>
      <w:snapToGrid/>
      <w:spacing w:line="360" w:lineRule="auto"/>
      <w:ind w:firstLine="0"/>
      <w:jc w:val="center"/>
    </w:pPr>
    <w:rPr>
      <w:rFonts w:eastAsia="黑体"/>
      <w:spacing w:val="0"/>
    </w:rPr>
  </w:style>
  <w:style w:type="paragraph" w:customStyle="1" w:styleId="401">
    <w:name w:val="zrdy报告_标题4"/>
    <w:basedOn w:val="5"/>
    <w:next w:val="387"/>
    <w:uiPriority w:val="0"/>
    <w:pPr>
      <w:keepNext w:val="0"/>
      <w:keepLines/>
      <w:numPr>
        <w:ilvl w:val="3"/>
        <w:numId w:val="10"/>
      </w:numPr>
      <w:snapToGrid/>
      <w:spacing w:before="60" w:after="0" w:line="360" w:lineRule="auto"/>
      <w:jc w:val="both"/>
    </w:pPr>
    <w:rPr>
      <w:rFonts w:eastAsia="仿宋_GB2312"/>
      <w:bCs/>
      <w:spacing w:val="0"/>
      <w:sz w:val="24"/>
      <w:szCs w:val="24"/>
    </w:rPr>
  </w:style>
  <w:style w:type="paragraph" w:customStyle="1" w:styleId="402">
    <w:name w:val="zrdy报告_标题5"/>
    <w:basedOn w:val="6"/>
    <w:next w:val="387"/>
    <w:uiPriority w:val="0"/>
    <w:pPr>
      <w:keepNext w:val="0"/>
      <w:keepLines/>
      <w:numPr>
        <w:ilvl w:val="4"/>
        <w:numId w:val="10"/>
      </w:numPr>
      <w:snapToGrid/>
      <w:spacing w:line="360" w:lineRule="auto"/>
    </w:pPr>
    <w:rPr>
      <w:rFonts w:eastAsia="仿宋_GB2312"/>
      <w:b/>
      <w:spacing w:val="0"/>
      <w:sz w:val="24"/>
      <w:szCs w:val="24"/>
    </w:rPr>
  </w:style>
  <w:style w:type="paragraph" w:customStyle="1" w:styleId="403">
    <w:name w:val="zrdy报告_表头中"/>
    <w:basedOn w:val="391"/>
    <w:uiPriority w:val="0"/>
    <w:pPr>
      <w:jc w:val="center"/>
    </w:pPr>
  </w:style>
  <w:style w:type="paragraph" w:customStyle="1" w:styleId="404">
    <w:name w:val="zrdy报告_图题"/>
    <w:basedOn w:val="1"/>
    <w:uiPriority w:val="0"/>
    <w:pPr>
      <w:snapToGrid/>
      <w:spacing w:line="240" w:lineRule="auto"/>
      <w:ind w:firstLine="0"/>
      <w:jc w:val="center"/>
    </w:pPr>
    <w:rPr>
      <w:rFonts w:eastAsia="黑体"/>
      <w:spacing w:val="0"/>
    </w:rPr>
  </w:style>
  <w:style w:type="paragraph" w:customStyle="1" w:styleId="405">
    <w:name w:val="zrdy报告_图注"/>
    <w:basedOn w:val="404"/>
    <w:uiPriority w:val="0"/>
    <w:rPr>
      <w:sz w:val="18"/>
    </w:rPr>
  </w:style>
  <w:style w:type="paragraph" w:customStyle="1" w:styleId="406">
    <w:name w:val="zrdy报告_正文加粗"/>
    <w:basedOn w:val="387"/>
    <w:next w:val="387"/>
    <w:uiPriority w:val="0"/>
    <w:pPr>
      <w:ind w:firstLine="482"/>
    </w:pPr>
    <w:rPr>
      <w:b/>
      <w:bCs/>
      <w:szCs w:val="20"/>
    </w:rPr>
  </w:style>
  <w:style w:type="paragraph" w:customStyle="1" w:styleId="407">
    <w:name w:val="No Spacing"/>
    <w:basedOn w:val="1"/>
    <w:uiPriority w:val="0"/>
    <w:pPr>
      <w:widowControl/>
      <w:snapToGrid/>
      <w:spacing w:line="240" w:lineRule="auto"/>
      <w:ind w:firstLine="0"/>
      <w:jc w:val="left"/>
    </w:pPr>
    <w:rPr>
      <w:rFonts w:eastAsia="仿宋_GB2312"/>
      <w:spacing w:val="0"/>
      <w:kern w:val="0"/>
      <w:lang w:eastAsia="en-US"/>
    </w:rPr>
  </w:style>
  <w:style w:type="paragraph" w:customStyle="1" w:styleId="408">
    <w:name w:val="正文格式"/>
    <w:basedOn w:val="1"/>
    <w:uiPriority w:val="0"/>
    <w:pPr>
      <w:snapToGrid/>
      <w:spacing w:line="360" w:lineRule="auto"/>
      <w:ind w:firstLine="480" w:firstLineChars="200"/>
    </w:pPr>
    <w:rPr>
      <w:rFonts w:eastAsia="宋体"/>
      <w:spacing w:val="0"/>
      <w:sz w:val="24"/>
      <w:szCs w:val="24"/>
    </w:rPr>
  </w:style>
  <w:style w:type="character" w:customStyle="1" w:styleId="409">
    <w:name w:val="Footer Char"/>
    <w:uiPriority w:val="0"/>
    <w:rPr>
      <w:kern w:val="2"/>
      <w:sz w:val="18"/>
    </w:rPr>
  </w:style>
  <w:style w:type="character" w:customStyle="1" w:styleId="410">
    <w:name w:val="Document Map Char"/>
    <w:uiPriority w:val="0"/>
    <w:rPr>
      <w:rFonts w:ascii="宋体"/>
      <w:kern w:val="2"/>
      <w:sz w:val="18"/>
    </w:rPr>
  </w:style>
  <w:style w:type="paragraph" w:customStyle="1" w:styleId="411">
    <w:name w:val="样式 zr正文 + 首行缩进:  2 字符"/>
    <w:basedOn w:val="376"/>
    <w:uiPriority w:val="0"/>
    <w:pPr>
      <w:ind w:firstLine="420"/>
    </w:pPr>
  </w:style>
  <w:style w:type="paragraph" w:customStyle="1" w:styleId="412">
    <w:name w:val="zr标题"/>
    <w:basedOn w:val="51"/>
    <w:uiPriority w:val="0"/>
    <w:pPr>
      <w:overflowPunct/>
      <w:spacing w:after="240"/>
    </w:pPr>
    <w:rPr>
      <w:rFonts w:ascii="Times New Roman" w:hAnsi="Times New Roman" w:eastAsia="黑体"/>
      <w:b/>
      <w:bCs/>
      <w:spacing w:val="0"/>
      <w:sz w:val="36"/>
    </w:rPr>
  </w:style>
  <w:style w:type="paragraph" w:customStyle="1" w:styleId="413">
    <w:name w:val="zr姓名"/>
    <w:basedOn w:val="1"/>
    <w:uiPriority w:val="0"/>
    <w:pPr>
      <w:snapToGrid/>
      <w:spacing w:line="240" w:lineRule="auto"/>
      <w:ind w:firstLine="0"/>
      <w:jc w:val="center"/>
    </w:pPr>
    <w:rPr>
      <w:rFonts w:eastAsia="楷体_GB2312"/>
      <w:spacing w:val="0"/>
      <w:sz w:val="28"/>
      <w:szCs w:val="24"/>
    </w:rPr>
  </w:style>
  <w:style w:type="character" w:customStyle="1" w:styleId="414">
    <w:name w:val="Title Char"/>
    <w:uiPriority w:val="0"/>
    <w:rPr>
      <w:rFonts w:ascii="Cambria" w:hAnsi="Cambria"/>
      <w:b/>
      <w:kern w:val="2"/>
      <w:sz w:val="32"/>
    </w:rPr>
  </w:style>
  <w:style w:type="paragraph" w:customStyle="1" w:styleId="415">
    <w:name w:val="zr摘要"/>
    <w:basedOn w:val="1"/>
    <w:uiPriority w:val="0"/>
    <w:pPr>
      <w:snapToGrid/>
      <w:spacing w:line="340" w:lineRule="atLeast"/>
      <w:ind w:left="200" w:leftChars="200" w:right="200" w:rightChars="200" w:firstLine="200" w:firstLineChars="200"/>
    </w:pPr>
    <w:rPr>
      <w:rFonts w:eastAsia="楷体_GB2312"/>
      <w:spacing w:val="0"/>
      <w:szCs w:val="24"/>
    </w:rPr>
  </w:style>
  <w:style w:type="paragraph" w:customStyle="1" w:styleId="416">
    <w:name w:val="参考文献标题"/>
    <w:basedOn w:val="2"/>
    <w:uiPriority w:val="0"/>
    <w:pPr>
      <w:snapToGrid/>
      <w:spacing w:before="0" w:after="0" w:line="360" w:lineRule="auto"/>
    </w:pPr>
    <w:rPr>
      <w:snapToGrid/>
      <w:spacing w:val="0"/>
      <w:sz w:val="18"/>
    </w:rPr>
  </w:style>
  <w:style w:type="paragraph" w:customStyle="1" w:styleId="417">
    <w:name w:val="re英文摘要"/>
    <w:basedOn w:val="415"/>
    <w:uiPriority w:val="0"/>
    <w:pPr>
      <w:ind w:left="650" w:hanging="450" w:hangingChars="450"/>
    </w:pPr>
    <w:rPr>
      <w:rFonts w:eastAsia="宋体"/>
    </w:rPr>
  </w:style>
  <w:style w:type="character" w:customStyle="1" w:styleId="418">
    <w:name w:val="Comment Text Char"/>
    <w:uiPriority w:val="0"/>
    <w:rPr>
      <w:kern w:val="2"/>
      <w:sz w:val="24"/>
    </w:rPr>
  </w:style>
  <w:style w:type="paragraph" w:customStyle="1" w:styleId="419">
    <w:name w:val="annotation subject"/>
    <w:basedOn w:val="19"/>
    <w:next w:val="19"/>
    <w:uiPriority w:val="0"/>
    <w:rPr>
      <w:rFonts w:eastAsia="宋体"/>
      <w:b/>
      <w:bCs/>
    </w:rPr>
  </w:style>
  <w:style w:type="character" w:customStyle="1" w:styleId="420">
    <w:name w:val="Comment Subject Char"/>
    <w:uiPriority w:val="0"/>
    <w:rPr>
      <w:b/>
      <w:kern w:val="2"/>
      <w:sz w:val="24"/>
    </w:rPr>
  </w:style>
  <w:style w:type="paragraph" w:customStyle="1" w:styleId="421">
    <w:name w:val="Revision"/>
    <w:uiPriority w:val="0"/>
    <w:rPr>
      <w:kern w:val="2"/>
      <w:sz w:val="21"/>
      <w:szCs w:val="24"/>
      <w:lang w:val="en-US" w:eastAsia="zh-CN" w:bidi="ar-SA"/>
    </w:rPr>
  </w:style>
  <w:style w:type="character" w:customStyle="1" w:styleId="422">
    <w:name w:val="书稿-图或空行 Char Char"/>
    <w:uiPriority w:val="0"/>
    <w:rPr>
      <w:rFonts w:ascii="Times New Roman" w:hAnsi="Times New Roman" w:eastAsia="黑体"/>
      <w:kern w:val="2"/>
      <w:sz w:val="21"/>
      <w:szCs w:val="21"/>
    </w:rPr>
  </w:style>
  <w:style w:type="paragraph" w:customStyle="1" w:styleId="423">
    <w:name w:val="作者单位"/>
    <w:basedOn w:val="1"/>
    <w:uiPriority w:val="0"/>
    <w:pPr>
      <w:spacing w:after="240" w:line="276" w:lineRule="auto"/>
      <w:ind w:firstLine="0"/>
      <w:jc w:val="center"/>
    </w:pPr>
    <w:rPr>
      <w:rFonts w:ascii="宋体" w:hAnsi="楷体_GB2312" w:eastAsia="宋体"/>
      <w:sz w:val="18"/>
    </w:rPr>
  </w:style>
  <w:style w:type="character" w:customStyle="1" w:styleId="424">
    <w:name w:val="作者单位 Char"/>
    <w:uiPriority w:val="0"/>
    <w:rPr>
      <w:rFonts w:ascii="宋体" w:hAnsi="楷体_GB2312" w:eastAsia="宋体"/>
      <w:spacing w:val="2"/>
      <w:kern w:val="2"/>
      <w:sz w:val="18"/>
      <w:szCs w:val="21"/>
      <w:lang w:val="en-US" w:eastAsia="zh-CN" w:bidi="ar-SA"/>
    </w:rPr>
  </w:style>
  <w:style w:type="paragraph" w:customStyle="1" w:styleId="425">
    <w:name w:val="作者单位中文"/>
    <w:basedOn w:val="1"/>
    <w:uiPriority w:val="0"/>
    <w:pPr>
      <w:adjustRightInd w:val="0"/>
      <w:snapToGrid/>
      <w:spacing w:after="20" w:line="240" w:lineRule="auto"/>
      <w:ind w:left="425" w:right="425" w:firstLine="0"/>
      <w:jc w:val="center"/>
      <w:textAlignment w:val="baseline"/>
    </w:pPr>
    <w:rPr>
      <w:rFonts w:ascii="宋体" w:eastAsia="宋体"/>
      <w:spacing w:val="0"/>
      <w:sz w:val="18"/>
      <w:szCs w:val="20"/>
    </w:rPr>
  </w:style>
  <w:style w:type="paragraph" w:customStyle="1" w:styleId="426">
    <w:name w:val="作者姓名中文"/>
    <w:basedOn w:val="1"/>
    <w:uiPriority w:val="0"/>
    <w:pPr>
      <w:adjustRightInd w:val="0"/>
      <w:snapToGrid/>
      <w:spacing w:after="60" w:line="240" w:lineRule="auto"/>
      <w:ind w:left="425" w:right="425" w:firstLine="0"/>
      <w:jc w:val="center"/>
    </w:pPr>
    <w:rPr>
      <w:rFonts w:eastAsia="宋体"/>
      <w:spacing w:val="0"/>
      <w:sz w:val="22"/>
      <w:szCs w:val="20"/>
    </w:rPr>
  </w:style>
  <w:style w:type="paragraph" w:customStyle="1" w:styleId="427">
    <w:name w:val="正文1"/>
    <w:basedOn w:val="1"/>
    <w:uiPriority w:val="0"/>
    <w:pPr>
      <w:adjustRightInd w:val="0"/>
      <w:snapToGrid/>
      <w:spacing w:line="240" w:lineRule="auto"/>
      <w:ind w:firstLine="0"/>
      <w:textAlignment w:val="baseline"/>
    </w:pPr>
    <w:rPr>
      <w:rFonts w:ascii="宋体" w:eastAsia="宋体"/>
      <w:spacing w:val="0"/>
      <w:kern w:val="0"/>
      <w:sz w:val="24"/>
      <w:szCs w:val="20"/>
    </w:rPr>
  </w:style>
  <w:style w:type="paragraph" w:customStyle="1" w:styleId="428">
    <w:name w:val="标题4"/>
    <w:basedOn w:val="1"/>
    <w:uiPriority w:val="0"/>
    <w:pPr>
      <w:spacing w:before="60" w:after="40" w:line="245" w:lineRule="auto"/>
      <w:ind w:firstLine="0"/>
      <w:jc w:val="left"/>
      <w:outlineLvl w:val="3"/>
    </w:pPr>
    <w:rPr>
      <w:rFonts w:eastAsia="方正小标宋简体"/>
      <w:spacing w:val="4"/>
      <w:sz w:val="24"/>
      <w:szCs w:val="20"/>
    </w:rPr>
  </w:style>
  <w:style w:type="paragraph" w:customStyle="1" w:styleId="429">
    <w:name w:val="标题3"/>
    <w:next w:val="1"/>
    <w:qFormat/>
    <w:uiPriority w:val="0"/>
    <w:pPr>
      <w:tabs>
        <w:tab w:val="left" w:pos="779"/>
      </w:tabs>
      <w:ind w:left="779" w:hanging="420"/>
      <w:outlineLvl w:val="2"/>
    </w:pPr>
    <w:rPr>
      <w:rFonts w:ascii="Calibri" w:hAnsi="Calibri" w:eastAsia="黑体"/>
      <w:kern w:val="2"/>
      <w:sz w:val="21"/>
      <w:szCs w:val="21"/>
      <w:lang w:val="en-US" w:eastAsia="zh-CN" w:bidi="ar-SA"/>
    </w:rPr>
  </w:style>
  <w:style w:type="paragraph" w:customStyle="1" w:styleId="430">
    <w:name w:val="标题2"/>
    <w:next w:val="1"/>
    <w:qFormat/>
    <w:uiPriority w:val="0"/>
    <w:pPr>
      <w:tabs>
        <w:tab w:val="left" w:pos="360"/>
      </w:tabs>
      <w:ind w:left="360" w:hanging="360"/>
      <w:outlineLvl w:val="1"/>
    </w:pPr>
    <w:rPr>
      <w:rFonts w:ascii="黑体" w:eastAsia="黑体"/>
      <w:kern w:val="2"/>
      <w:sz w:val="24"/>
      <w:szCs w:val="24"/>
      <w:lang w:val="en-US" w:eastAsia="zh-CN" w:bidi="ar-SA"/>
    </w:rPr>
  </w:style>
  <w:style w:type="paragraph" w:customStyle="1" w:styleId="431">
    <w:name w:val="列出段落1"/>
    <w:basedOn w:val="1"/>
    <w:link w:val="432"/>
    <w:qFormat/>
    <w:uiPriority w:val="34"/>
    <w:pPr>
      <w:snapToGrid/>
      <w:spacing w:line="240" w:lineRule="auto"/>
      <w:ind w:firstLineChars="200"/>
    </w:pPr>
    <w:rPr>
      <w:rFonts w:ascii="Calibri" w:hAnsi="Calibri" w:eastAsia="宋体"/>
      <w:spacing w:val="0"/>
      <w:szCs w:val="22"/>
    </w:rPr>
  </w:style>
  <w:style w:type="character" w:customStyle="1" w:styleId="432">
    <w:name w:val="列出段落 Char"/>
    <w:link w:val="431"/>
    <w:uiPriority w:val="34"/>
    <w:rPr>
      <w:rFonts w:ascii="Calibri" w:hAnsi="Calibri"/>
      <w:kern w:val="2"/>
      <w:sz w:val="21"/>
      <w:szCs w:val="22"/>
    </w:rPr>
  </w:style>
  <w:style w:type="paragraph" w:customStyle="1" w:styleId="433">
    <w:name w:val="p15"/>
    <w:basedOn w:val="1"/>
    <w:uiPriority w:val="0"/>
    <w:pPr>
      <w:widowControl/>
      <w:snapToGrid/>
      <w:spacing w:line="240" w:lineRule="auto"/>
    </w:pPr>
    <w:rPr>
      <w:rFonts w:ascii="Calibri" w:hAnsi="Calibri" w:eastAsia="宋体"/>
      <w:spacing w:val="0"/>
      <w:kern w:val="0"/>
    </w:rPr>
  </w:style>
  <w:style w:type="character" w:customStyle="1" w:styleId="434">
    <w:name w:val="批注框文本 Char1"/>
    <w:semiHidden/>
    <w:uiPriority w:val="0"/>
    <w:rPr>
      <w:kern w:val="2"/>
      <w:sz w:val="18"/>
      <w:szCs w:val="18"/>
    </w:rPr>
  </w:style>
  <w:style w:type="paragraph" w:customStyle="1" w:styleId="435">
    <w:name w:val="1中文标题"/>
    <w:basedOn w:val="1"/>
    <w:qFormat/>
    <w:uiPriority w:val="0"/>
    <w:pPr>
      <w:adjustRightInd w:val="0"/>
      <w:spacing w:before="240" w:line="300" w:lineRule="auto"/>
      <w:ind w:firstLine="0"/>
      <w:jc w:val="center"/>
    </w:pPr>
    <w:rPr>
      <w:rFonts w:ascii="Arial" w:hAnsi="Arial" w:eastAsia="黑体"/>
      <w:color w:val="000000"/>
      <w:spacing w:val="0"/>
      <w:sz w:val="44"/>
      <w:szCs w:val="24"/>
    </w:rPr>
  </w:style>
  <w:style w:type="paragraph" w:customStyle="1" w:styleId="436">
    <w:name w:val="2中文作者"/>
    <w:basedOn w:val="1"/>
    <w:qFormat/>
    <w:uiPriority w:val="0"/>
    <w:pPr>
      <w:adjustRightInd w:val="0"/>
      <w:spacing w:line="300" w:lineRule="auto"/>
      <w:ind w:firstLine="0"/>
      <w:jc w:val="center"/>
    </w:pPr>
    <w:rPr>
      <w:rFonts w:ascii="楷体" w:hAnsi="楷体" w:eastAsia="楷体"/>
      <w:color w:val="000000"/>
      <w:spacing w:val="0"/>
      <w:sz w:val="24"/>
      <w:szCs w:val="24"/>
    </w:rPr>
  </w:style>
  <w:style w:type="character" w:customStyle="1" w:styleId="437">
    <w:name w:val="1中文标题 Char"/>
    <w:uiPriority w:val="0"/>
    <w:rPr>
      <w:rFonts w:ascii="Arial" w:hAnsi="Arial" w:eastAsia="黑体"/>
      <w:color w:val="000000"/>
      <w:kern w:val="2"/>
      <w:sz w:val="44"/>
      <w:szCs w:val="24"/>
    </w:rPr>
  </w:style>
  <w:style w:type="paragraph" w:customStyle="1" w:styleId="438">
    <w:name w:val="3中文单位"/>
    <w:basedOn w:val="1"/>
    <w:qFormat/>
    <w:uiPriority w:val="0"/>
    <w:pPr>
      <w:adjustRightInd w:val="0"/>
      <w:spacing w:line="240" w:lineRule="auto"/>
      <w:ind w:firstLine="0"/>
      <w:jc w:val="center"/>
    </w:pPr>
    <w:rPr>
      <w:rFonts w:ascii="宋体" w:hAnsi="宋体" w:eastAsia="宋体"/>
      <w:color w:val="000000"/>
      <w:spacing w:val="0"/>
    </w:rPr>
  </w:style>
  <w:style w:type="character" w:customStyle="1" w:styleId="439">
    <w:name w:val="2中文作者 Char"/>
    <w:uiPriority w:val="0"/>
    <w:rPr>
      <w:rFonts w:ascii="楷体" w:hAnsi="楷体" w:eastAsia="楷体"/>
      <w:color w:val="000000"/>
      <w:kern w:val="2"/>
      <w:sz w:val="24"/>
      <w:szCs w:val="24"/>
    </w:rPr>
  </w:style>
  <w:style w:type="paragraph" w:customStyle="1" w:styleId="440">
    <w:name w:val="4中文摘要"/>
    <w:basedOn w:val="1"/>
    <w:qFormat/>
    <w:uiPriority w:val="0"/>
    <w:pPr>
      <w:adjustRightInd w:val="0"/>
      <w:snapToGrid/>
      <w:spacing w:before="164" w:beforeLines="50" w:line="280" w:lineRule="exact"/>
      <w:ind w:firstLine="480" w:firstLineChars="200"/>
    </w:pPr>
    <w:rPr>
      <w:rFonts w:hAnsi="楷体" w:eastAsia="楷体"/>
      <w:color w:val="000000"/>
      <w:spacing w:val="0"/>
      <w:szCs w:val="24"/>
    </w:rPr>
  </w:style>
  <w:style w:type="character" w:customStyle="1" w:styleId="441">
    <w:name w:val="3中文单位 Char"/>
    <w:uiPriority w:val="0"/>
    <w:rPr>
      <w:rFonts w:ascii="宋体" w:hAnsi="宋体"/>
      <w:color w:val="000000"/>
      <w:kern w:val="2"/>
      <w:sz w:val="21"/>
      <w:szCs w:val="21"/>
    </w:rPr>
  </w:style>
  <w:style w:type="paragraph" w:customStyle="1" w:styleId="442">
    <w:name w:val="5中文关键词"/>
    <w:basedOn w:val="1"/>
    <w:qFormat/>
    <w:uiPriority w:val="0"/>
    <w:pPr>
      <w:adjustRightInd w:val="0"/>
      <w:snapToGrid/>
      <w:spacing w:line="280" w:lineRule="exact"/>
      <w:ind w:firstLine="480" w:firstLineChars="200"/>
    </w:pPr>
    <w:rPr>
      <w:rFonts w:ascii="黑体" w:hAnsi="黑体" w:eastAsia="黑体"/>
      <w:color w:val="000000"/>
      <w:spacing w:val="0"/>
      <w:szCs w:val="24"/>
    </w:rPr>
  </w:style>
  <w:style w:type="character" w:customStyle="1" w:styleId="443">
    <w:name w:val="4中文摘要 Char"/>
    <w:uiPriority w:val="0"/>
    <w:rPr>
      <w:rFonts w:hAnsi="楷体" w:eastAsia="楷体"/>
      <w:color w:val="000000"/>
      <w:kern w:val="2"/>
      <w:sz w:val="21"/>
      <w:szCs w:val="24"/>
    </w:rPr>
  </w:style>
  <w:style w:type="paragraph" w:customStyle="1" w:styleId="444">
    <w:name w:val="6文章编号"/>
    <w:basedOn w:val="1"/>
    <w:qFormat/>
    <w:uiPriority w:val="0"/>
    <w:pPr>
      <w:adjustRightInd w:val="0"/>
      <w:snapToGrid/>
      <w:spacing w:line="240" w:lineRule="auto"/>
      <w:ind w:firstLine="480" w:firstLineChars="200"/>
    </w:pPr>
    <w:rPr>
      <w:rFonts w:eastAsia="黑体"/>
      <w:color w:val="000000"/>
      <w:spacing w:val="0"/>
      <w:szCs w:val="24"/>
    </w:rPr>
  </w:style>
  <w:style w:type="character" w:customStyle="1" w:styleId="445">
    <w:name w:val="5中文关键词 Char"/>
    <w:uiPriority w:val="0"/>
    <w:rPr>
      <w:rFonts w:ascii="黑体" w:hAnsi="黑体" w:eastAsia="黑体"/>
      <w:color w:val="000000"/>
      <w:kern w:val="2"/>
      <w:sz w:val="21"/>
      <w:szCs w:val="24"/>
    </w:rPr>
  </w:style>
  <w:style w:type="paragraph" w:customStyle="1" w:styleId="446">
    <w:name w:val="7英文标题"/>
    <w:basedOn w:val="435"/>
    <w:qFormat/>
    <w:uiPriority w:val="0"/>
    <w:rPr>
      <w:rFonts w:ascii="Times New Roman" w:hAnsi="Times New Roman" w:eastAsia="Times New Roman"/>
      <w:b/>
      <w:sz w:val="30"/>
      <w:lang w:val="en-GB"/>
    </w:rPr>
  </w:style>
  <w:style w:type="character" w:customStyle="1" w:styleId="447">
    <w:name w:val="6文章编号 Char"/>
    <w:uiPriority w:val="0"/>
    <w:rPr>
      <w:rFonts w:eastAsia="黑体"/>
      <w:color w:val="000000"/>
      <w:kern w:val="2"/>
      <w:sz w:val="21"/>
      <w:szCs w:val="24"/>
    </w:rPr>
  </w:style>
  <w:style w:type="paragraph" w:customStyle="1" w:styleId="448">
    <w:name w:val="8英文作者"/>
    <w:basedOn w:val="1"/>
    <w:qFormat/>
    <w:uiPriority w:val="0"/>
    <w:pPr>
      <w:adjustRightInd w:val="0"/>
      <w:spacing w:after="240" w:line="300" w:lineRule="auto"/>
      <w:ind w:firstLine="0"/>
      <w:jc w:val="center"/>
    </w:pPr>
    <w:rPr>
      <w:rFonts w:eastAsia="Times New Roman"/>
      <w:color w:val="000000"/>
      <w:spacing w:val="0"/>
      <w:szCs w:val="24"/>
    </w:rPr>
  </w:style>
  <w:style w:type="character" w:customStyle="1" w:styleId="449">
    <w:name w:val="7英文标题 Char"/>
    <w:uiPriority w:val="0"/>
    <w:rPr>
      <w:rFonts w:ascii="Arial" w:hAnsi="Arial" w:eastAsia="Times New Roman"/>
      <w:b/>
      <w:color w:val="000000"/>
      <w:kern w:val="2"/>
      <w:sz w:val="30"/>
      <w:szCs w:val="24"/>
      <w:lang w:val="en-GB"/>
    </w:rPr>
  </w:style>
  <w:style w:type="paragraph" w:customStyle="1" w:styleId="450">
    <w:name w:val="9英文单位"/>
    <w:basedOn w:val="1"/>
    <w:qFormat/>
    <w:uiPriority w:val="0"/>
    <w:pPr>
      <w:adjustRightInd w:val="0"/>
      <w:spacing w:after="164" w:afterLines="50" w:line="240" w:lineRule="auto"/>
      <w:ind w:firstLine="0"/>
      <w:jc w:val="center"/>
    </w:pPr>
    <w:rPr>
      <w:rFonts w:eastAsia="Times New Roman"/>
      <w:color w:val="000000"/>
      <w:spacing w:val="0"/>
      <w:sz w:val="18"/>
      <w:szCs w:val="24"/>
    </w:rPr>
  </w:style>
  <w:style w:type="character" w:customStyle="1" w:styleId="451">
    <w:name w:val="8英文作者 Char"/>
    <w:uiPriority w:val="0"/>
    <w:rPr>
      <w:rFonts w:eastAsia="Times New Roman"/>
      <w:color w:val="000000"/>
      <w:kern w:val="2"/>
      <w:sz w:val="21"/>
      <w:szCs w:val="24"/>
    </w:rPr>
  </w:style>
  <w:style w:type="paragraph" w:customStyle="1" w:styleId="452">
    <w:name w:val="a英文摘要"/>
    <w:basedOn w:val="1"/>
    <w:qFormat/>
    <w:uiPriority w:val="0"/>
    <w:pPr>
      <w:adjustRightInd w:val="0"/>
      <w:snapToGrid/>
      <w:spacing w:line="280" w:lineRule="exact"/>
      <w:ind w:firstLine="354" w:firstLineChars="196"/>
    </w:pPr>
    <w:rPr>
      <w:rFonts w:eastAsia="Times New Roman"/>
      <w:color w:val="000000"/>
      <w:spacing w:val="0"/>
      <w:szCs w:val="24"/>
    </w:rPr>
  </w:style>
  <w:style w:type="character" w:customStyle="1" w:styleId="453">
    <w:name w:val="9英文单位 Char"/>
    <w:uiPriority w:val="0"/>
    <w:rPr>
      <w:rFonts w:eastAsia="Times New Roman"/>
      <w:color w:val="000000"/>
      <w:kern w:val="2"/>
      <w:sz w:val="18"/>
      <w:szCs w:val="24"/>
    </w:rPr>
  </w:style>
  <w:style w:type="paragraph" w:customStyle="1" w:styleId="454">
    <w:name w:val="b英文关键词"/>
    <w:basedOn w:val="1"/>
    <w:qFormat/>
    <w:uiPriority w:val="0"/>
    <w:pPr>
      <w:adjustRightInd w:val="0"/>
      <w:snapToGrid/>
      <w:spacing w:line="280" w:lineRule="exact"/>
      <w:ind w:firstLine="354" w:firstLineChars="196"/>
    </w:pPr>
    <w:rPr>
      <w:rFonts w:eastAsia="宋体"/>
      <w:color w:val="000000"/>
      <w:spacing w:val="0"/>
      <w:szCs w:val="24"/>
    </w:rPr>
  </w:style>
  <w:style w:type="character" w:customStyle="1" w:styleId="455">
    <w:name w:val="a英文摘要 Char"/>
    <w:uiPriority w:val="0"/>
    <w:rPr>
      <w:rFonts w:eastAsia="Times New Roman"/>
      <w:color w:val="000000"/>
      <w:kern w:val="2"/>
      <w:sz w:val="21"/>
      <w:szCs w:val="24"/>
    </w:rPr>
  </w:style>
  <w:style w:type="character" w:customStyle="1" w:styleId="456">
    <w:name w:val="b英文关键词 Char"/>
    <w:uiPriority w:val="0"/>
    <w:rPr>
      <w:color w:val="000000"/>
      <w:kern w:val="2"/>
      <w:sz w:val="21"/>
      <w:szCs w:val="24"/>
    </w:rPr>
  </w:style>
  <w:style w:type="character" w:customStyle="1" w:styleId="457">
    <w:name w:val="d正文 Char"/>
    <w:uiPriority w:val="0"/>
    <w:rPr>
      <w:color w:val="000000"/>
      <w:kern w:val="2"/>
      <w:sz w:val="21"/>
      <w:szCs w:val="21"/>
    </w:rPr>
  </w:style>
  <w:style w:type="paragraph" w:customStyle="1" w:styleId="458">
    <w:name w:val="f参考文献"/>
    <w:basedOn w:val="1"/>
    <w:qFormat/>
    <w:uiPriority w:val="0"/>
    <w:pPr>
      <w:autoSpaceDE w:val="0"/>
      <w:autoSpaceDN w:val="0"/>
      <w:adjustRightInd w:val="0"/>
      <w:snapToGrid/>
      <w:spacing w:line="240" w:lineRule="auto"/>
      <w:ind w:left="360" w:hanging="360" w:hangingChars="200"/>
      <w:jc w:val="left"/>
    </w:pPr>
    <w:rPr>
      <w:rFonts w:eastAsia="宋体"/>
      <w:color w:val="000000"/>
      <w:spacing w:val="0"/>
      <w:sz w:val="18"/>
      <w:szCs w:val="18"/>
    </w:rPr>
  </w:style>
  <w:style w:type="character" w:customStyle="1" w:styleId="459">
    <w:name w:val="f参考文献 Char"/>
    <w:uiPriority w:val="0"/>
    <w:rPr>
      <w:color w:val="000000"/>
      <w:kern w:val="2"/>
      <w:sz w:val="18"/>
      <w:szCs w:val="18"/>
    </w:rPr>
  </w:style>
  <w:style w:type="character" w:customStyle="1" w:styleId="460">
    <w:name w:val="题注 Char"/>
    <w:uiPriority w:val="0"/>
    <w:rPr>
      <w:rFonts w:ascii="Arial" w:hAnsi="Arial" w:eastAsia="黑体" w:cs="Arial"/>
      <w:kern w:val="2"/>
    </w:rPr>
  </w:style>
  <w:style w:type="character" w:customStyle="1" w:styleId="461">
    <w:name w:val="g图题表题 Char"/>
    <w:uiPriority w:val="0"/>
  </w:style>
  <w:style w:type="paragraph" w:customStyle="1" w:styleId="462">
    <w:name w:val="图片"/>
    <w:basedOn w:val="1"/>
    <w:uiPriority w:val="0"/>
    <w:pPr>
      <w:widowControl/>
      <w:adjustRightInd w:val="0"/>
      <w:snapToGrid/>
      <w:spacing w:beforeLines="50" w:line="240" w:lineRule="auto"/>
      <w:ind w:firstLine="0"/>
      <w:jc w:val="center"/>
      <w:textAlignment w:val="baseline"/>
    </w:pPr>
    <w:rPr>
      <w:rFonts w:eastAsia="宋体"/>
      <w:spacing w:val="0"/>
      <w:kern w:val="0"/>
      <w:sz w:val="24"/>
      <w:szCs w:val="20"/>
    </w:rPr>
  </w:style>
  <w:style w:type="character" w:customStyle="1" w:styleId="463">
    <w:name w:val="Placeholder Text"/>
    <w:semiHidden/>
    <w:uiPriority w:val="0"/>
    <w:rPr>
      <w:rFonts w:cs="Times New Roman"/>
      <w:color w:val="808080"/>
    </w:rPr>
  </w:style>
  <w:style w:type="character" w:customStyle="1" w:styleId="464">
    <w:name w:val="正文文本缩进 2 Char"/>
    <w:locked/>
    <w:uiPriority w:val="0"/>
    <w:rPr>
      <w:rFonts w:ascii="宋体" w:cs="Times New Roman"/>
      <w:kern w:val="2"/>
      <w:sz w:val="24"/>
    </w:rPr>
  </w:style>
  <w:style w:type="character" w:customStyle="1" w:styleId="465">
    <w:name w:val="纯文本 Char"/>
    <w:locked/>
    <w:uiPriority w:val="0"/>
    <w:rPr>
      <w:rFonts w:ascii="宋体" w:hAnsi="Courier New" w:cs="Courier New"/>
      <w:kern w:val="2"/>
      <w:sz w:val="21"/>
      <w:szCs w:val="21"/>
    </w:rPr>
  </w:style>
  <w:style w:type="character" w:customStyle="1" w:styleId="466">
    <w:name w:val="纯文本 Char1"/>
    <w:semiHidden/>
    <w:locked/>
    <w:uiPriority w:val="0"/>
    <w:rPr>
      <w:rFonts w:ascii="宋体" w:hAnsi="Courier New" w:cs="Courier New"/>
      <w:kern w:val="2"/>
      <w:sz w:val="21"/>
      <w:szCs w:val="21"/>
    </w:rPr>
  </w:style>
  <w:style w:type="character" w:customStyle="1" w:styleId="467">
    <w:name w:val="正文文本缩进 2 Char1"/>
    <w:semiHidden/>
    <w:locked/>
    <w:uiPriority w:val="0"/>
    <w:rPr>
      <w:rFonts w:cs="Times New Roman"/>
      <w:kern w:val="2"/>
      <w:sz w:val="24"/>
      <w:szCs w:val="24"/>
    </w:rPr>
  </w:style>
  <w:style w:type="paragraph" w:customStyle="1" w:styleId="468">
    <w:name w:val="863报告正文"/>
    <w:basedOn w:val="1"/>
    <w:uiPriority w:val="0"/>
    <w:pPr>
      <w:snapToGrid/>
      <w:spacing w:line="360" w:lineRule="auto"/>
      <w:ind w:firstLine="480" w:firstLineChars="200"/>
    </w:pPr>
    <w:rPr>
      <w:rFonts w:eastAsia="宋体"/>
      <w:spacing w:val="0"/>
      <w:sz w:val="24"/>
      <w:szCs w:val="20"/>
    </w:rPr>
  </w:style>
  <w:style w:type="paragraph" w:customStyle="1" w:styleId="469">
    <w:name w:val="小标题1"/>
    <w:basedOn w:val="1"/>
    <w:uiPriority w:val="0"/>
    <w:pPr>
      <w:wordWrap w:val="0"/>
      <w:overflowPunct w:val="0"/>
      <w:autoSpaceDE w:val="0"/>
      <w:autoSpaceDN w:val="0"/>
      <w:adjustRightInd w:val="0"/>
      <w:snapToGrid/>
      <w:spacing w:before="170" w:after="170" w:line="314" w:lineRule="exact"/>
      <w:ind w:firstLine="0"/>
      <w:jc w:val="left"/>
      <w:textAlignment w:val="baseline"/>
    </w:pPr>
    <w:rPr>
      <w:rFonts w:ascii="宋体" w:hAnsi="MS Sans Serif" w:eastAsia="宋体"/>
      <w:spacing w:val="0"/>
      <w:sz w:val="24"/>
      <w:szCs w:val="20"/>
    </w:rPr>
  </w:style>
  <w:style w:type="paragraph" w:customStyle="1" w:styleId="470">
    <w:name w:val="小标题2"/>
    <w:basedOn w:val="469"/>
    <w:uiPriority w:val="0"/>
    <w:rPr>
      <w:b/>
      <w:sz w:val="21"/>
    </w:rPr>
  </w:style>
  <w:style w:type="paragraph" w:customStyle="1" w:styleId="471">
    <w:name w:val="文章编号"/>
    <w:basedOn w:val="1"/>
    <w:uiPriority w:val="0"/>
    <w:pPr>
      <w:wordWrap w:val="0"/>
      <w:overflowPunct w:val="0"/>
      <w:autoSpaceDE w:val="0"/>
      <w:autoSpaceDN w:val="0"/>
      <w:adjustRightInd w:val="0"/>
      <w:snapToGrid/>
      <w:spacing w:line="240" w:lineRule="auto"/>
      <w:ind w:left="425" w:right="425" w:firstLine="0"/>
      <w:jc w:val="left"/>
      <w:textAlignment w:val="baseline"/>
    </w:pPr>
    <w:rPr>
      <w:rFonts w:eastAsia="宋体"/>
      <w:spacing w:val="0"/>
      <w:sz w:val="18"/>
      <w:szCs w:val="20"/>
    </w:rPr>
  </w:style>
  <w:style w:type="paragraph" w:customStyle="1" w:styleId="472">
    <w:name w:val="Char Char1 Char Char Char Char1"/>
    <w:basedOn w:val="1"/>
    <w:uiPriority w:val="0"/>
    <w:pPr>
      <w:snapToGrid/>
      <w:spacing w:after="160" w:line="240" w:lineRule="exact"/>
      <w:ind w:firstLine="0"/>
    </w:pPr>
    <w:rPr>
      <w:rFonts w:ascii="Verdana" w:hAnsi="Verdana" w:eastAsia="宋体"/>
      <w:spacing w:val="0"/>
      <w:sz w:val="20"/>
      <w:szCs w:val="28"/>
      <w:lang w:eastAsia="en-US"/>
    </w:rPr>
  </w:style>
  <w:style w:type="paragraph" w:customStyle="1" w:styleId="473">
    <w:name w:val="图"/>
    <w:basedOn w:val="1"/>
    <w:next w:val="1"/>
    <w:uiPriority w:val="0"/>
    <w:pPr>
      <w:widowControl/>
      <w:snapToGrid/>
      <w:spacing w:before="156" w:beforeLines="50" w:line="360" w:lineRule="auto"/>
      <w:ind w:firstLine="0"/>
      <w:jc w:val="center"/>
    </w:pPr>
    <w:rPr>
      <w:rFonts w:eastAsia="宋体"/>
      <w:spacing w:val="0"/>
      <w:kern w:val="0"/>
      <w:sz w:val="24"/>
      <w:szCs w:val="24"/>
    </w:rPr>
  </w:style>
  <w:style w:type="paragraph" w:customStyle="1" w:styleId="474">
    <w:name w:val="报告正文"/>
    <w:basedOn w:val="1"/>
    <w:uiPriority w:val="0"/>
    <w:pPr>
      <w:snapToGrid/>
      <w:spacing w:before="120" w:after="120" w:line="360" w:lineRule="exact"/>
      <w:ind w:firstLine="561"/>
    </w:pPr>
    <w:rPr>
      <w:rFonts w:eastAsia="宋体" w:cs="宋体"/>
      <w:spacing w:val="0"/>
      <w:szCs w:val="20"/>
    </w:rPr>
  </w:style>
  <w:style w:type="paragraph" w:customStyle="1" w:styleId="475">
    <w:name w:val="References"/>
    <w:basedOn w:val="1"/>
    <w:uiPriority w:val="0"/>
    <w:pPr>
      <w:widowControl/>
      <w:numPr>
        <w:ilvl w:val="0"/>
        <w:numId w:val="11"/>
      </w:numPr>
      <w:autoSpaceDE w:val="0"/>
      <w:autoSpaceDN w:val="0"/>
      <w:snapToGrid/>
      <w:spacing w:line="240" w:lineRule="auto"/>
    </w:pPr>
    <w:rPr>
      <w:rFonts w:eastAsia="宋体"/>
      <w:spacing w:val="0"/>
      <w:kern w:val="0"/>
      <w:sz w:val="18"/>
      <w:szCs w:val="16"/>
      <w:lang w:eastAsia="en-US"/>
    </w:rPr>
  </w:style>
  <w:style w:type="paragraph" w:customStyle="1" w:styleId="476">
    <w:name w:val="Date"/>
    <w:basedOn w:val="1"/>
    <w:next w:val="1"/>
    <w:uiPriority w:val="0"/>
    <w:pPr>
      <w:widowControl/>
      <w:snapToGrid/>
      <w:spacing w:after="240" w:line="240" w:lineRule="auto"/>
      <w:ind w:left="66" w:hanging="66" w:hangingChars="66"/>
    </w:pPr>
    <w:rPr>
      <w:rFonts w:eastAsia="宋体"/>
      <w:iCs/>
      <w:spacing w:val="0"/>
      <w:kern w:val="0"/>
      <w:sz w:val="18"/>
      <w:szCs w:val="20"/>
    </w:rPr>
  </w:style>
  <w:style w:type="paragraph" w:customStyle="1" w:styleId="477">
    <w:name w:val="Display Equation (Aurora)"/>
    <w:basedOn w:val="1"/>
    <w:link w:val="478"/>
    <w:uiPriority w:val="0"/>
    <w:pPr>
      <w:widowControl/>
      <w:tabs>
        <w:tab w:val="center" w:pos="2361"/>
        <w:tab w:val="right" w:pos="4722"/>
      </w:tabs>
      <w:autoSpaceDE w:val="0"/>
      <w:autoSpaceDN w:val="0"/>
      <w:snapToGrid/>
      <w:spacing w:line="240" w:lineRule="auto"/>
      <w:ind w:firstLine="0"/>
      <w:jc w:val="left"/>
    </w:pPr>
    <w:rPr>
      <w:rFonts w:eastAsia="宋体"/>
      <w:spacing w:val="0"/>
      <w:kern w:val="0"/>
      <w:sz w:val="18"/>
      <w:szCs w:val="20"/>
    </w:rPr>
  </w:style>
  <w:style w:type="character" w:customStyle="1" w:styleId="478">
    <w:name w:val="Display Equation (Aurora) Char"/>
    <w:link w:val="477"/>
    <w:uiPriority w:val="0"/>
    <w:rPr>
      <w:sz w:val="18"/>
      <w:lang w:bidi="ar-SA"/>
    </w:rPr>
  </w:style>
  <w:style w:type="paragraph" w:customStyle="1" w:styleId="479">
    <w:name w:val="Figure Caption"/>
    <w:basedOn w:val="1"/>
    <w:uiPriority w:val="0"/>
    <w:pPr>
      <w:widowControl/>
      <w:autoSpaceDE w:val="0"/>
      <w:autoSpaceDN w:val="0"/>
      <w:snapToGrid/>
      <w:spacing w:line="240" w:lineRule="auto"/>
      <w:ind w:firstLine="0"/>
    </w:pPr>
    <w:rPr>
      <w:rFonts w:eastAsia="宋体"/>
      <w:spacing w:val="0"/>
      <w:kern w:val="0"/>
      <w:sz w:val="18"/>
      <w:szCs w:val="16"/>
      <w:lang w:eastAsia="en-US"/>
    </w:rPr>
  </w:style>
  <w:style w:type="character" w:customStyle="1" w:styleId="480">
    <w:name w:val="地址 Char"/>
    <w:uiPriority w:val="0"/>
    <w:rPr>
      <w:rFonts w:eastAsia="宋体"/>
      <w:kern w:val="2"/>
      <w:sz w:val="21"/>
      <w:lang w:val="en-US" w:eastAsia="zh-CN" w:bidi="ar-SA"/>
    </w:rPr>
  </w:style>
  <w:style w:type="paragraph" w:customStyle="1" w:styleId="481">
    <w:name w:val="脚注文本1"/>
    <w:basedOn w:val="44"/>
    <w:uiPriority w:val="0"/>
    <w:pPr>
      <w:tabs>
        <w:tab w:val="left" w:pos="465"/>
      </w:tabs>
      <w:overflowPunct w:val="0"/>
      <w:spacing w:line="312" w:lineRule="auto"/>
      <w:ind w:firstLine="297" w:firstLineChars="297"/>
      <w:jc w:val="both"/>
    </w:pPr>
    <w:rPr>
      <w:rFonts w:eastAsia="宋体"/>
      <w:spacing w:val="0"/>
      <w:szCs w:val="20"/>
    </w:rPr>
  </w:style>
  <w:style w:type="paragraph" w:customStyle="1" w:styleId="482">
    <w:name w:val="Correspond"/>
    <w:basedOn w:val="483"/>
    <w:next w:val="1"/>
    <w:uiPriority w:val="0"/>
  </w:style>
  <w:style w:type="paragraph" w:customStyle="1" w:styleId="483">
    <w:name w:val="Depart.Correspond"/>
    <w:basedOn w:val="321"/>
    <w:uiPriority w:val="0"/>
    <w:pPr>
      <w:ind w:left="66" w:hanging="66" w:hangingChars="66"/>
    </w:pPr>
    <w:rPr>
      <w:iCs/>
      <w:sz w:val="16"/>
      <w:szCs w:val="20"/>
    </w:rPr>
  </w:style>
  <w:style w:type="paragraph" w:customStyle="1" w:styleId="484">
    <w:name w:val="日期1"/>
    <w:basedOn w:val="483"/>
    <w:next w:val="485"/>
    <w:uiPriority w:val="0"/>
    <w:pPr>
      <w:spacing w:after="240"/>
    </w:pPr>
    <w:rPr>
      <w:sz w:val="18"/>
    </w:rPr>
  </w:style>
  <w:style w:type="paragraph" w:customStyle="1" w:styleId="485">
    <w:name w:val="Information"/>
    <w:basedOn w:val="484"/>
    <w:next w:val="185"/>
    <w:uiPriority w:val="0"/>
    <w:pPr>
      <w:ind w:left="0" w:firstLine="0" w:firstLineChars="0"/>
    </w:pPr>
    <w:rPr>
      <w:b/>
      <w:bCs/>
    </w:rPr>
  </w:style>
  <w:style w:type="paragraph" w:customStyle="1" w:styleId="486">
    <w:name w:val="Key words"/>
    <w:basedOn w:val="1"/>
    <w:next w:val="328"/>
    <w:uiPriority w:val="0"/>
    <w:pPr>
      <w:tabs>
        <w:tab w:val="left" w:pos="1176"/>
      </w:tabs>
      <w:overflowPunct w:val="0"/>
      <w:adjustRightInd w:val="0"/>
      <w:snapToGrid/>
      <w:spacing w:after="290" w:line="240" w:lineRule="auto"/>
      <w:ind w:left="632" w:hanging="632" w:hangingChars="632"/>
    </w:pPr>
    <w:rPr>
      <w:rFonts w:eastAsia="楷体_GB2312"/>
      <w:snapToGrid w:val="0"/>
      <w:spacing w:val="0"/>
      <w:sz w:val="18"/>
      <w:szCs w:val="20"/>
    </w:rPr>
  </w:style>
  <w:style w:type="paragraph" w:customStyle="1" w:styleId="487">
    <w:name w:val="分类号"/>
    <w:basedOn w:val="484"/>
    <w:next w:val="22"/>
    <w:uiPriority w:val="0"/>
    <w:pPr>
      <w:tabs>
        <w:tab w:val="left" w:pos="1233"/>
      </w:tabs>
      <w:spacing w:after="320"/>
      <w:ind w:left="0" w:firstLine="0" w:firstLineChars="0"/>
    </w:pPr>
    <w:rPr>
      <w:rFonts w:eastAsia="黑体"/>
    </w:rPr>
  </w:style>
  <w:style w:type="paragraph" w:customStyle="1" w:styleId="488">
    <w:name w:val="标题1"/>
    <w:basedOn w:val="1"/>
    <w:next w:val="489"/>
    <w:uiPriority w:val="0"/>
    <w:pPr>
      <w:keepNext/>
      <w:keepLines/>
      <w:overflowPunct w:val="0"/>
      <w:spacing w:before="240" w:after="100" w:line="240" w:lineRule="auto"/>
      <w:ind w:firstLine="0"/>
      <w:outlineLvl w:val="0"/>
    </w:pPr>
    <w:rPr>
      <w:rFonts w:eastAsia="黑体"/>
      <w:b/>
      <w:spacing w:val="0"/>
      <w:sz w:val="24"/>
      <w:szCs w:val="20"/>
    </w:rPr>
  </w:style>
  <w:style w:type="paragraph" w:customStyle="1" w:styleId="489">
    <w:name w:val="Name"/>
    <w:basedOn w:val="41"/>
    <w:next w:val="483"/>
    <w:uiPriority w:val="0"/>
    <w:pPr>
      <w:keepNext/>
      <w:spacing w:before="220" w:after="180" w:line="0" w:lineRule="atLeast"/>
    </w:pPr>
    <w:rPr>
      <w:rFonts w:eastAsia="宋体"/>
      <w:w w:val="100"/>
      <w:sz w:val="18"/>
      <w:szCs w:val="20"/>
    </w:rPr>
  </w:style>
  <w:style w:type="paragraph" w:customStyle="1" w:styleId="490">
    <w:name w:val="文前文本"/>
    <w:basedOn w:val="225"/>
    <w:uiPriority w:val="0"/>
    <w:pPr>
      <w:tabs>
        <w:tab w:val="left" w:pos="798"/>
      </w:tabs>
      <w:overflowPunct w:val="0"/>
      <w:adjustRightInd w:val="0"/>
      <w:spacing w:line="240" w:lineRule="auto"/>
      <w:ind w:hangingChars="429"/>
    </w:pPr>
    <w:rPr>
      <w:rFonts w:eastAsia="楷体_GB2312"/>
      <w:snapToGrid w:val="0"/>
      <w:sz w:val="18"/>
    </w:rPr>
  </w:style>
  <w:style w:type="paragraph" w:customStyle="1" w:styleId="491">
    <w:name w:val="定理"/>
    <w:basedOn w:val="22"/>
    <w:next w:val="22"/>
    <w:uiPriority w:val="0"/>
    <w:pPr>
      <w:tabs>
        <w:tab w:val="left" w:pos="357"/>
      </w:tabs>
      <w:overflowPunct w:val="0"/>
      <w:snapToGrid/>
      <w:spacing w:line="240" w:lineRule="auto"/>
      <w:ind w:firstLine="200" w:firstLineChars="200"/>
    </w:pPr>
    <w:rPr>
      <w:rFonts w:eastAsia="黑体"/>
      <w:spacing w:val="0"/>
      <w:szCs w:val="20"/>
    </w:rPr>
  </w:style>
  <w:style w:type="paragraph" w:customStyle="1" w:styleId="492">
    <w:name w:val="表名"/>
    <w:basedOn w:val="1"/>
    <w:uiPriority w:val="0"/>
    <w:pPr>
      <w:overflowPunct w:val="0"/>
      <w:snapToGrid/>
      <w:spacing w:after="120" w:line="240" w:lineRule="auto"/>
      <w:ind w:firstLine="0"/>
    </w:pPr>
    <w:rPr>
      <w:rFonts w:eastAsia="宋体"/>
      <w:spacing w:val="0"/>
      <w:sz w:val="18"/>
      <w:szCs w:val="20"/>
    </w:rPr>
  </w:style>
  <w:style w:type="paragraph" w:customStyle="1" w:styleId="493">
    <w:name w:val="证明"/>
    <w:basedOn w:val="491"/>
    <w:uiPriority w:val="0"/>
    <w:rPr>
      <w:rFonts w:eastAsia="仿宋_GB2312"/>
    </w:rPr>
  </w:style>
  <w:style w:type="paragraph" w:customStyle="1" w:styleId="494">
    <w:name w:val="Text of Reference 1"/>
    <w:uiPriority w:val="0"/>
    <w:pPr>
      <w:tabs>
        <w:tab w:val="left" w:pos="418"/>
      </w:tabs>
      <w:spacing w:line="260" w:lineRule="exact"/>
      <w:ind w:left="418" w:hanging="21"/>
      <w:jc w:val="both"/>
    </w:pPr>
    <w:rPr>
      <w:sz w:val="15"/>
      <w:lang w:val="en-US" w:eastAsia="zh-CN" w:bidi="ar-SA"/>
    </w:rPr>
  </w:style>
  <w:style w:type="paragraph" w:customStyle="1" w:styleId="495">
    <w:name w:val="中文参考文献"/>
    <w:basedOn w:val="218"/>
    <w:next w:val="22"/>
    <w:uiPriority w:val="0"/>
    <w:pPr>
      <w:numPr>
        <w:ilvl w:val="0"/>
        <w:numId w:val="0"/>
      </w:numPr>
      <w:tabs>
        <w:tab w:val="clear" w:pos="420"/>
      </w:tabs>
      <w:overflowPunct w:val="0"/>
      <w:snapToGrid w:val="0"/>
      <w:spacing w:before="240"/>
      <w:jc w:val="left"/>
      <w:outlineLvl w:val="0"/>
    </w:pPr>
    <w:rPr>
      <w:rFonts w:eastAsia="黑体"/>
      <w:sz w:val="18"/>
      <w:szCs w:val="20"/>
    </w:rPr>
  </w:style>
  <w:style w:type="paragraph" w:customStyle="1" w:styleId="496">
    <w:name w:val="致谢"/>
    <w:basedOn w:val="491"/>
    <w:next w:val="218"/>
    <w:uiPriority w:val="0"/>
    <w:pPr>
      <w:tabs>
        <w:tab w:val="clear" w:pos="357"/>
      </w:tabs>
      <w:spacing w:beforeLines="100"/>
      <w:ind w:firstLine="0" w:firstLineChars="0"/>
    </w:pPr>
    <w:rPr>
      <w:rFonts w:eastAsia="宋体"/>
      <w:bCs/>
    </w:rPr>
  </w:style>
  <w:style w:type="paragraph" w:customStyle="1" w:styleId="497">
    <w:name w:val="Text of 中文参考文献１"/>
    <w:basedOn w:val="333"/>
    <w:uiPriority w:val="0"/>
    <w:pPr>
      <w:tabs>
        <w:tab w:val="left" w:pos="78"/>
        <w:tab w:val="left" w:pos="424"/>
        <w:tab w:val="clear" w:pos="346"/>
      </w:tabs>
    </w:pPr>
    <w:rPr>
      <w:szCs w:val="20"/>
    </w:rPr>
  </w:style>
  <w:style w:type="character" w:customStyle="1" w:styleId="498">
    <w:name w:val="列出段落11 Char"/>
    <w:link w:val="499"/>
    <w:uiPriority w:val="0"/>
    <w:rPr>
      <w:rFonts w:ascii="Calibri" w:hAnsi="Calibri"/>
      <w:sz w:val="24"/>
      <w:szCs w:val="22"/>
    </w:rPr>
  </w:style>
  <w:style w:type="paragraph" w:customStyle="1" w:styleId="499">
    <w:name w:val="列出段落11"/>
    <w:basedOn w:val="1"/>
    <w:link w:val="498"/>
    <w:uiPriority w:val="0"/>
    <w:pPr>
      <w:snapToGrid/>
      <w:spacing w:line="360" w:lineRule="auto"/>
      <w:ind w:firstLineChars="200"/>
    </w:pPr>
    <w:rPr>
      <w:rFonts w:ascii="Calibri" w:hAnsi="Calibri" w:eastAsia="宋体"/>
      <w:spacing w:val="0"/>
      <w:kern w:val="0"/>
      <w:sz w:val="24"/>
      <w:szCs w:val="22"/>
    </w:rPr>
  </w:style>
  <w:style w:type="character" w:customStyle="1" w:styleId="500">
    <w:name w:val="上标 Char"/>
    <w:link w:val="501"/>
    <w:uiPriority w:val="0"/>
    <w:rPr>
      <w:rFonts w:ascii="Calibri" w:hAnsi="Calibri"/>
      <w:sz w:val="24"/>
      <w:vertAlign w:val="superscript"/>
    </w:rPr>
  </w:style>
  <w:style w:type="paragraph" w:customStyle="1" w:styleId="501">
    <w:name w:val="上标"/>
    <w:basedOn w:val="431"/>
    <w:link w:val="500"/>
    <w:qFormat/>
    <w:uiPriority w:val="0"/>
    <w:pPr>
      <w:spacing w:before="100" w:beforeAutospacing="1" w:after="100" w:afterAutospacing="1" w:line="360" w:lineRule="auto"/>
      <w:ind w:firstLine="480"/>
      <w:jc w:val="left"/>
    </w:pPr>
    <w:rPr>
      <w:kern w:val="0"/>
      <w:sz w:val="24"/>
      <w:szCs w:val="20"/>
      <w:vertAlign w:val="superscript"/>
    </w:rPr>
  </w:style>
  <w:style w:type="character" w:customStyle="1" w:styleId="502">
    <w:name w:val="正文文本_"/>
    <w:link w:val="503"/>
    <w:uiPriority w:val="0"/>
    <w:rPr>
      <w:rFonts w:ascii="Arial Unicode MS" w:hAnsi="Arial Unicode MS" w:eastAsia="Arial Unicode MS" w:cs="Arial Unicode MS"/>
      <w:sz w:val="26"/>
      <w:szCs w:val="26"/>
      <w:shd w:val="clear" w:color="auto" w:fill="FFFFFF"/>
      <w:lang w:val="zh-TW"/>
    </w:rPr>
  </w:style>
  <w:style w:type="paragraph" w:customStyle="1" w:styleId="503">
    <w:name w:val="正文文本16"/>
    <w:basedOn w:val="1"/>
    <w:link w:val="502"/>
    <w:uiPriority w:val="0"/>
    <w:pPr>
      <w:shd w:val="clear" w:color="auto" w:fill="FFFFFF"/>
      <w:snapToGrid/>
      <w:spacing w:before="360" w:line="0" w:lineRule="atLeast"/>
      <w:ind w:hanging="560"/>
      <w:jc w:val="right"/>
    </w:pPr>
    <w:rPr>
      <w:rFonts w:ascii="Arial Unicode MS" w:hAnsi="Arial Unicode MS" w:eastAsia="Arial Unicode MS"/>
      <w:spacing w:val="0"/>
      <w:kern w:val="0"/>
      <w:sz w:val="26"/>
      <w:szCs w:val="26"/>
      <w:lang w:val="zh-TW"/>
    </w:rPr>
  </w:style>
  <w:style w:type="character" w:customStyle="1" w:styleId="504">
    <w:name w:val="收稿日期 Char Char"/>
    <w:link w:val="505"/>
    <w:uiPriority w:val="0"/>
    <w:rPr>
      <w:sz w:val="15"/>
      <w:szCs w:val="15"/>
    </w:rPr>
  </w:style>
  <w:style w:type="paragraph" w:customStyle="1" w:styleId="505">
    <w:name w:val="收稿日期"/>
    <w:basedOn w:val="1"/>
    <w:link w:val="504"/>
    <w:uiPriority w:val="0"/>
    <w:pPr>
      <w:spacing w:before="156" w:beforeLines="50" w:line="300" w:lineRule="auto"/>
      <w:ind w:firstLine="200" w:firstLineChars="200"/>
    </w:pPr>
    <w:rPr>
      <w:rFonts w:eastAsia="宋体"/>
      <w:spacing w:val="0"/>
      <w:kern w:val="0"/>
      <w:sz w:val="15"/>
      <w:szCs w:val="15"/>
    </w:rPr>
  </w:style>
  <w:style w:type="paragraph" w:customStyle="1" w:styleId="506">
    <w:name w:val="2级标题"/>
    <w:basedOn w:val="2"/>
    <w:qFormat/>
    <w:uiPriority w:val="0"/>
    <w:pPr>
      <w:snapToGrid/>
      <w:spacing w:before="20" w:beforeLines="20" w:after="20" w:afterLines="20"/>
      <w:jc w:val="both"/>
      <w:outlineLvl w:val="1"/>
    </w:pPr>
    <w:rPr>
      <w:rFonts w:eastAsia="宋体"/>
      <w:b/>
      <w:snapToGrid/>
      <w:spacing w:val="0"/>
      <w:sz w:val="21"/>
    </w:rPr>
  </w:style>
  <w:style w:type="paragraph" w:customStyle="1" w:styleId="507">
    <w:name w:val="biaos"/>
    <w:basedOn w:val="1"/>
    <w:uiPriority w:val="0"/>
    <w:pPr>
      <w:widowControl/>
      <w:snapToGrid/>
      <w:spacing w:line="0" w:lineRule="atLeast"/>
      <w:ind w:firstLine="0"/>
      <w:jc w:val="center"/>
    </w:pPr>
    <w:rPr>
      <w:snapToGrid w:val="0"/>
      <w:spacing w:val="4"/>
      <w:sz w:val="16"/>
      <w:szCs w:val="15"/>
    </w:rPr>
  </w:style>
  <w:style w:type="paragraph" w:customStyle="1" w:styleId="508">
    <w:name w:val="标题10"/>
    <w:basedOn w:val="1"/>
    <w:uiPriority w:val="0"/>
    <w:pPr>
      <w:widowControl/>
      <w:snapToGrid/>
      <w:spacing w:before="80" w:after="80" w:line="240" w:lineRule="atLeast"/>
      <w:ind w:left="1100" w:hanging="680"/>
      <w:jc w:val="left"/>
    </w:pPr>
    <w:rPr>
      <w:rFonts w:eastAsia="楷体_GB2312"/>
      <w:snapToGrid w:val="0"/>
      <w:color w:val="000000"/>
      <w:spacing w:val="10"/>
      <w:sz w:val="20"/>
    </w:rPr>
  </w:style>
  <w:style w:type="character" w:customStyle="1" w:styleId="509">
    <w:name w:val="样式 (中文) 楷体_GB2312 小六 自定义颜色(RGB(131313))"/>
    <w:uiPriority w:val="0"/>
    <w:rPr>
      <w:rFonts w:eastAsia="宋体"/>
      <w:color w:val="0D0D0D"/>
      <w:sz w:val="13"/>
    </w:rPr>
  </w:style>
  <w:style w:type="paragraph" w:customStyle="1" w:styleId="510">
    <w:name w:val="图样式"/>
    <w:next w:val="16"/>
    <w:qFormat/>
    <w:uiPriority w:val="0"/>
    <w:pPr>
      <w:jc w:val="center"/>
    </w:pPr>
    <w:rPr>
      <w:bCs/>
      <w:kern w:val="2"/>
      <w:sz w:val="28"/>
      <w:szCs w:val="32"/>
      <w:vertAlign w:val="superscript"/>
      <w:lang w:val="en-US" w:eastAsia="zh-CN" w:bidi="ar-SA"/>
    </w:rPr>
  </w:style>
  <w:style w:type="paragraph" w:customStyle="1" w:styleId="511">
    <w:name w:val="图表题注格式"/>
    <w:basedOn w:val="16"/>
    <w:qFormat/>
    <w:uiPriority w:val="0"/>
    <w:pPr>
      <w:widowControl w:val="0"/>
      <w:spacing w:before="156" w:beforeLines="50" w:after="156" w:afterLines="50" w:line="240" w:lineRule="auto"/>
    </w:pPr>
    <w:rPr>
      <w:rFonts w:eastAsia="宋体" w:cs="Arial"/>
      <w:bCs w:val="0"/>
      <w:kern w:val="2"/>
    </w:rPr>
  </w:style>
  <w:style w:type="character" w:customStyle="1" w:styleId="512">
    <w:name w:val="javascript"/>
    <w:uiPriority w:val="0"/>
  </w:style>
  <w:style w:type="paragraph" w:customStyle="1" w:styleId="513">
    <w:name w:val="公式"/>
    <w:basedOn w:val="1"/>
    <w:next w:val="1"/>
    <w:qFormat/>
    <w:uiPriority w:val="0"/>
    <w:pPr>
      <w:tabs>
        <w:tab w:val="center" w:pos="1890"/>
        <w:tab w:val="right" w:pos="4305"/>
      </w:tabs>
      <w:adjustRightInd w:val="0"/>
      <w:spacing w:before="60" w:after="60" w:line="314" w:lineRule="atLeast"/>
      <w:ind w:firstLine="432"/>
    </w:pPr>
    <w:rPr>
      <w:rFonts w:eastAsia="宋体"/>
      <w:spacing w:val="0"/>
    </w:rPr>
  </w:style>
  <w:style w:type="paragraph" w:customStyle="1" w:styleId="514">
    <w:name w:val="src"/>
    <w:basedOn w:val="1"/>
    <w:uiPriority w:val="0"/>
    <w:pPr>
      <w:widowControl/>
      <w:snapToGrid/>
      <w:spacing w:before="100" w:beforeAutospacing="1" w:after="100" w:afterAutospacing="1" w:line="240" w:lineRule="auto"/>
      <w:ind w:firstLine="0"/>
      <w:jc w:val="left"/>
    </w:pPr>
    <w:rPr>
      <w:rFonts w:ascii="宋体" w:hAnsi="宋体" w:eastAsia="宋体" w:cs="宋体"/>
      <w:spacing w:val="0"/>
      <w:kern w:val="0"/>
      <w:sz w:val="24"/>
      <w:szCs w:val="24"/>
    </w:rPr>
  </w:style>
  <w:style w:type="character" w:customStyle="1" w:styleId="515">
    <w:name w:val="skip"/>
    <w:uiPriority w:val="0"/>
  </w:style>
  <w:style w:type="character" w:styleId="516">
    <w:name w:val=""/>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4.wmf"/><Relationship Id="rId16" Type="http://schemas.openxmlformats.org/officeDocument/2006/relationships/oleObject" Target="embeddings/oleObject2.bin"/><Relationship Id="rId15" Type="http://schemas.openxmlformats.org/officeDocument/2006/relationships/image" Target="media/image3.wmf"/><Relationship Id="rId14" Type="http://schemas.openxmlformats.org/officeDocument/2006/relationships/oleObject" Target="embeddings/oleObject1.bin"/><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x6x8.com</Company>
  <Pages>3</Pages>
  <Words>727</Words>
  <Characters>4144</Characters>
  <Lines>34</Lines>
  <Paragraphs>9</Paragraphs>
  <TotalTime>0</TotalTime>
  <ScaleCrop>false</ScaleCrop>
  <LinksUpToDate>false</LinksUpToDate>
  <CharactersWithSpaces>4862</CharactersWithSpaces>
  <Application>WPS Office_12.8.2.19823_F1E327BC-269C-435d-A152-05C5408002CA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2025-02-19T01:48:00Z</dcterms:created>
  <dc:creator>hml</dc:creator>
  <cp:lastModifiedBy>Administrator</cp:lastModifiedBy>
  <cp:lastPrinted>2017-02-16T05:29:00Z</cp:lastPrinted>
  <dcterms:modified xsi:type="dcterms:W3CDTF">2026-08-24T08:58:21Z</dcterms:modified>
  <dc:title> </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
Text=Times New Roman
Function=Times New Roman
Variable=Times New Roman,I
LCGreek=Symbol,I
UCGreek=Symbol
Symbol=Symbol
Vector=Times New Roman,B
Number=Times New Roman
User1=Courier New
User2=Times New Roman
MTExtra=MT Extra
TextFE=宋体-</vt:lpwstr>
  </property>
  <property fmtid="{D5CDD505-2E9C-101B-9397-08002B2CF9AE}" pid="3" name="MTPreferences 1">
    <vt:lpwstr>PUA
[Sizes]
Full=10.5 pt
Script=7 pt
ScriptScript=5 pt
Symbol=150 %
SubSymbol=100 %
User1=75 %
User2=150 %
SmallLargeIncr=1 pt
[Spacing]
LineSpacing=150 %
MatrixRowSpacing=150 %
MatrixColSpacing=100 %
SuperscriptHeight=45 %
SubscriptDep</vt:lpwstr>
  </property>
  <property fmtid="{D5CDD505-2E9C-101B-9397-08002B2CF9AE}" pid="4" name="MTPreferences 2">
    <vt:lpwstr>th=25 %
SubSupGap=8 %
LimHeight=25 %
LimDepth=100 %
LimLineSpacing=100 %
NumerHeight=35 %
DenomDepth=100 %
FractBarOver=8 %
FractBarThick=5 %
SubFractBarThick=2.5 %
FractGap=8 %
FenceOver=8 %
OperSpacing=100 %
NonOperSpacing=100 %
CharWidth=</vt:lpwstr>
  </property>
  <property fmtid="{D5CDD505-2E9C-101B-9397-08002B2CF9AE}" pid="5" name="MTPreferences 3">
    <vt:lpwstr>0 %
MinGap=8 %
VertRadGap=17 %
HorizRadGap=8 %
RadWidth=100 %
EmbellGap=12.5 %
PrimeHeight=45 %
BoxStrokeThick=5 %
StikeThruThick=5 %
MatrixLineThick=5 %
RadStrokeThick=5 %
HorizFenceGap=10 %
</vt:lpwstr>
  </property>
  <property fmtid="{D5CDD505-2E9C-101B-9397-08002B2CF9AE}" pid="6" name="MTPreferenceSource">
    <vt:lpwstr>10.5.eqp</vt:lpwstr>
  </property>
  <property fmtid="{D5CDD505-2E9C-101B-9397-08002B2CF9AE}" pid="7" name="MTWinEqns">
    <vt:bool>true</vt:bool>
  </property>
  <property fmtid="{D5CDD505-2E9C-101B-9397-08002B2CF9AE}" pid="8" name="KSOProductBuildVer">
    <vt:lpwstr>2052-12.8.2.19823</vt:lpwstr>
  </property>
  <property fmtid="{D5CDD505-2E9C-101B-9397-08002B2CF9AE}" pid="9" name="ICV">
    <vt:lpwstr>1FBB0D055E8043C3ACD00A892F535139_13</vt:lpwstr>
  </property>
</Properties>
</file>