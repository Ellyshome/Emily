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AB06D">
      <w:pPr>
        <w:rPr>
          <w:rFonts w:hint="eastAsia"/>
          <w:sz w:val="18"/>
          <w:szCs w:val="18"/>
        </w:rPr>
      </w:pPr>
      <w:commentRangeStart w:id="0"/>
      <w:bookmarkStart w:id="1" w:name="_GoBack"/>
      <w:bookmarkEnd w:id="1"/>
      <w:r>
        <w:rPr>
          <w:b/>
          <w:sz w:val="18"/>
          <w:szCs w:val="18"/>
        </w:rPr>
        <w:t>DOI:</w:t>
      </w:r>
      <w:r>
        <w:rPr>
          <w:sz w:val="18"/>
          <w:szCs w:val="18"/>
        </w:rPr>
        <w:t>10.</w:t>
      </w:r>
      <w:r>
        <w:rPr>
          <w:rFonts w:hint="eastAsia"/>
          <w:sz w:val="18"/>
          <w:szCs w:val="18"/>
        </w:rPr>
        <w:t>13790</w:t>
      </w:r>
      <w:r>
        <w:rPr>
          <w:sz w:val="18"/>
          <w:szCs w:val="18"/>
        </w:rPr>
        <w:t>/j.ncwu.</w:t>
      </w:r>
      <w:r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>sk.20</w:t>
      </w:r>
      <w:r>
        <w:rPr>
          <w:rFonts w:hint="eastAsia"/>
          <w:sz w:val="18"/>
          <w:szCs w:val="18"/>
          <w:lang w:val="en-US" w:eastAsia="zh-CN"/>
        </w:rPr>
        <w:t>23</w:t>
      </w:r>
      <w:r>
        <w:rPr>
          <w:sz w:val="18"/>
          <w:szCs w:val="18"/>
        </w:rPr>
        <w:t>.000</w:t>
      </w:r>
      <w:commentRangeEnd w:id="0"/>
      <w:r>
        <w:commentReference w:id="0"/>
      </w:r>
    </w:p>
    <w:p w14:paraId="1C613398">
      <w:pPr>
        <w:rPr>
          <w:rFonts w:hint="eastAsia"/>
          <w:sz w:val="18"/>
          <w:szCs w:val="18"/>
        </w:rPr>
      </w:pPr>
    </w:p>
    <w:p w14:paraId="30073DD2">
      <w:pPr>
        <w:adjustRightInd w:val="0"/>
        <w:jc w:val="center"/>
        <w:rPr>
          <w:rFonts w:hint="eastAsia" w:ascii="黑体" w:eastAsia="黑体"/>
          <w:b/>
          <w:sz w:val="32"/>
          <w:szCs w:val="32"/>
        </w:rPr>
      </w:pPr>
      <w:commentRangeStart w:id="1"/>
      <w:r>
        <w:rPr>
          <w:rFonts w:hint="eastAsia" w:ascii="黑体" w:eastAsia="黑体"/>
          <w:b/>
          <w:sz w:val="32"/>
          <w:szCs w:val="32"/>
        </w:rPr>
        <w:t>论文题目</w:t>
      </w:r>
      <w:commentRangeEnd w:id="1"/>
      <w:r>
        <w:commentReference w:id="1"/>
      </w:r>
    </w:p>
    <w:p w14:paraId="272B34FD">
      <w:pPr>
        <w:jc w:val="center"/>
        <w:rPr>
          <w:rFonts w:hint="eastAsia" w:eastAsia="宋体"/>
          <w:vertAlign w:val="superscript"/>
          <w:lang w:val="en-US" w:eastAsia="zh-CN"/>
        </w:rPr>
      </w:pPr>
      <w:commentRangeStart w:id="2"/>
      <w:r>
        <w:rPr>
          <w:rFonts w:hint="eastAsia"/>
        </w:rPr>
        <w:t>李××</w:t>
      </w:r>
      <w:r>
        <w:rPr>
          <w:rFonts w:hint="eastAsia"/>
          <w:vertAlign w:val="superscript"/>
          <w:lang w:val="en-US" w:eastAsia="zh-CN"/>
        </w:rPr>
        <w:t>1</w:t>
      </w:r>
      <w:r>
        <w:rPr>
          <w:rFonts w:hint="eastAsia"/>
        </w:rPr>
        <w:t>，张×</w:t>
      </w:r>
      <w:r>
        <w:rPr>
          <w:rFonts w:hint="eastAsia"/>
          <w:vertAlign w:val="superscript"/>
          <w:lang w:val="en-US" w:eastAsia="zh-CN"/>
        </w:rPr>
        <w:t>2</w:t>
      </w:r>
      <w:commentRangeEnd w:id="2"/>
      <w:r>
        <w:commentReference w:id="2"/>
      </w:r>
    </w:p>
    <w:p w14:paraId="413B4D29">
      <w:pPr>
        <w:ind w:firstLine="1680" w:firstLineChars="800"/>
        <w:rPr>
          <w:rFonts w:hint="eastAsia"/>
        </w:rPr>
      </w:pPr>
      <w:r>
        <w:rPr>
          <w:rFonts w:hint="eastAsia"/>
        </w:rPr>
        <w:t>（1.李××的单位,省 市 邮编; 2.张×的单位,省 市 邮编）</w:t>
      </w:r>
    </w:p>
    <w:p w14:paraId="427D9EF3">
      <w:pPr>
        <w:pStyle w:val="10"/>
        <w:rPr>
          <w:rFonts w:hint="eastAsia"/>
        </w:rPr>
      </w:pPr>
      <w:r>
        <w:rPr>
          <w:rFonts w:hint="eastAsia" w:ascii="黑体" w:eastAsia="黑体"/>
          <w:b/>
          <w:szCs w:val="18"/>
        </w:rPr>
        <w:t>摘  要:</w:t>
      </w:r>
      <w:r>
        <w:rPr>
          <w:rFonts w:hint="eastAsia"/>
        </w:rPr>
        <w:t>摘要是文章学术观点的高度概括和提炼，用第一人称直接陈述文章的主旨与核心观点、研究结论。不用介绍性语气介绍论文内容。摘要中不出现和文中完全雷同的语句，字数在300字左右。</w:t>
      </w:r>
    </w:p>
    <w:p w14:paraId="0D3A0235">
      <w:pPr>
        <w:adjustRightInd w:val="0"/>
        <w:ind w:left="420" w:leftChars="200" w:right="420" w:rightChars="200"/>
        <w:textAlignment w:val="center"/>
        <w:rPr>
          <w:rFonts w:hint="eastAsia"/>
          <w:kern w:val="0"/>
          <w:sz w:val="18"/>
          <w:szCs w:val="18"/>
        </w:rPr>
      </w:pPr>
      <w:r>
        <w:rPr>
          <w:rFonts w:hint="eastAsia" w:ascii="黑体" w:eastAsia="黑体"/>
          <w:b/>
          <w:kern w:val="0"/>
          <w:sz w:val="18"/>
          <w:szCs w:val="18"/>
        </w:rPr>
        <w:t>关键词:</w:t>
      </w:r>
      <w:r>
        <w:rPr>
          <w:rFonts w:hint="eastAsia"/>
          <w:kern w:val="0"/>
          <w:sz w:val="18"/>
        </w:rPr>
        <w:t>关键词1; 关键词2; 关键词3; 关键词4</w:t>
      </w:r>
    </w:p>
    <w:p w14:paraId="21CD8CCB">
      <w:pPr>
        <w:adjustRightInd w:val="0"/>
        <w:ind w:left="420" w:leftChars="200" w:right="420" w:rightChars="200"/>
        <w:textAlignment w:val="center"/>
        <w:rPr>
          <w:rFonts w:hint="eastAsia"/>
          <w:kern w:val="0"/>
          <w:sz w:val="18"/>
        </w:rPr>
      </w:pPr>
      <w:r>
        <w:rPr>
          <w:rFonts w:hint="eastAsia" w:ascii="黑体" w:eastAsia="黑体"/>
          <w:b/>
          <w:kern w:val="0"/>
          <w:sz w:val="18"/>
          <w:szCs w:val="18"/>
        </w:rPr>
        <w:t>中图分类号:</w:t>
      </w:r>
      <w:commentRangeStart w:id="3"/>
      <w:r>
        <w:rPr>
          <w:rFonts w:hint="eastAsia"/>
          <w:kern w:val="0"/>
          <w:sz w:val="18"/>
          <w:szCs w:val="18"/>
        </w:rPr>
        <w:t>K928.4</w:t>
      </w:r>
      <w:commentRangeEnd w:id="3"/>
      <w:r>
        <w:commentReference w:id="3"/>
      </w:r>
      <w:r>
        <w:rPr>
          <w:rFonts w:hint="eastAsia"/>
          <w:kern w:val="0"/>
          <w:sz w:val="18"/>
          <w:szCs w:val="18"/>
        </w:rPr>
        <w:tab/>
      </w:r>
      <w:r>
        <w:rPr>
          <w:rFonts w:hint="eastAsia"/>
          <w:kern w:val="0"/>
          <w:sz w:val="18"/>
          <w:szCs w:val="18"/>
        </w:rPr>
        <w:tab/>
      </w:r>
      <w:r>
        <w:rPr>
          <w:rFonts w:hint="eastAsia" w:ascii="黑体" w:eastAsia="黑体"/>
          <w:b/>
          <w:kern w:val="0"/>
          <w:sz w:val="18"/>
          <w:szCs w:val="18"/>
        </w:rPr>
        <w:t>文献标识码:</w:t>
      </w:r>
      <w:r>
        <w:rPr>
          <w:rFonts w:hint="eastAsia"/>
          <w:kern w:val="0"/>
          <w:sz w:val="18"/>
          <w:szCs w:val="18"/>
        </w:rPr>
        <w:t>A</w:t>
      </w:r>
      <w:r>
        <w:rPr>
          <w:rFonts w:hint="eastAsia"/>
          <w:kern w:val="0"/>
          <w:sz w:val="18"/>
          <w:szCs w:val="18"/>
        </w:rPr>
        <w:tab/>
      </w:r>
      <w:r>
        <w:rPr>
          <w:rFonts w:hint="eastAsia"/>
          <w:kern w:val="0"/>
          <w:sz w:val="18"/>
          <w:szCs w:val="18"/>
        </w:rPr>
        <w:tab/>
      </w:r>
      <w:r>
        <w:rPr>
          <w:rFonts w:hint="eastAsia" w:ascii="黑体" w:eastAsia="黑体"/>
          <w:b/>
          <w:kern w:val="0"/>
          <w:sz w:val="18"/>
        </w:rPr>
        <w:t>文章编号:</w:t>
      </w:r>
      <w:r>
        <w:rPr>
          <w:kern w:val="0"/>
          <w:sz w:val="18"/>
          <w:shd w:val="pct10" w:color="auto" w:fill="FFFFFF"/>
        </w:rPr>
        <w:t>2096</w:t>
      </w:r>
      <w:r>
        <w:rPr>
          <w:rFonts w:hint="eastAsia"/>
          <w:kern w:val="0"/>
          <w:sz w:val="18"/>
          <w:shd w:val="pct10" w:color="auto" w:fill="FFFFFF"/>
        </w:rPr>
        <w:t>—</w:t>
      </w:r>
      <w:r>
        <w:rPr>
          <w:kern w:val="0"/>
          <w:sz w:val="18"/>
          <w:shd w:val="pct10" w:color="auto" w:fill="FFFFFF"/>
        </w:rPr>
        <w:t>7055</w:t>
      </w:r>
      <w:r>
        <w:rPr>
          <w:rFonts w:hint="eastAsia"/>
          <w:kern w:val="0"/>
          <w:sz w:val="18"/>
          <w:shd w:val="pct10" w:color="auto" w:fill="FFFFFF"/>
        </w:rPr>
        <w:t>(2019)0</w:t>
      </w:r>
      <w:r>
        <w:rPr>
          <w:kern w:val="0"/>
          <w:sz w:val="18"/>
          <w:shd w:val="pct10" w:color="auto" w:fill="FFFFFF"/>
        </w:rPr>
        <w:t>4</w:t>
      </w:r>
      <w:r>
        <w:rPr>
          <w:rFonts w:hint="eastAsia"/>
          <w:kern w:val="0"/>
          <w:sz w:val="18"/>
          <w:shd w:val="pct10" w:color="auto" w:fill="FFFFFF"/>
        </w:rPr>
        <w:t>-0001-05</w:t>
      </w:r>
    </w:p>
    <w:p w14:paraId="7303720F">
      <w:pPr>
        <w:rPr>
          <w:rFonts w:hint="eastAsia"/>
        </w:rPr>
      </w:pPr>
    </w:p>
    <w:p w14:paraId="0E04642F">
      <w:pPr>
        <w:rPr>
          <w:rFonts w:hint="eastAsia"/>
          <w:b/>
          <w:color w:val="FF00FF"/>
        </w:rPr>
      </w:pPr>
      <w:commentRangeStart w:id="4"/>
      <w:r>
        <w:rPr>
          <w:rFonts w:hint="eastAsia"/>
          <w:b/>
          <w:color w:val="FF00FF"/>
        </w:rPr>
        <w:t>正文</w:t>
      </w:r>
      <w:commentRangeEnd w:id="4"/>
      <w:r>
        <w:commentReference w:id="4"/>
      </w:r>
    </w:p>
    <w:p w14:paraId="73CC3FA2">
      <w:pPr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eastAsia="zh-CN"/>
        </w:rPr>
        <w:t>（</w:t>
      </w:r>
      <w:r>
        <w:rPr>
          <w:rFonts w:hint="eastAsia" w:ascii="宋体" w:hAnsi="宋体"/>
          <w:szCs w:val="21"/>
          <w:lang w:val="en-US" w:eastAsia="zh-CN"/>
        </w:rPr>
        <w:t>附例文</w:t>
      </w:r>
      <w:r>
        <w:rPr>
          <w:rFonts w:hint="eastAsia" w:ascii="宋体" w:hAnsi="宋体"/>
          <w:szCs w:val="21"/>
          <w:lang w:eastAsia="zh-CN"/>
        </w:rPr>
        <w:t>）</w:t>
      </w:r>
    </w:p>
    <w:p w14:paraId="54FA2CD0">
      <w:pPr>
        <w:spacing w:line="360" w:lineRule="auto"/>
        <w:ind w:firstLine="525" w:firstLineChars="250"/>
        <w:rPr>
          <w:rFonts w:hint="default" w:ascii="宋体" w:hAnsi="宋体"/>
          <w:szCs w:val="21"/>
          <w:lang w:val="en-US"/>
        </w:rPr>
      </w:pPr>
      <w:r>
        <w:commentReference w:id="5"/>
      </w:r>
      <w:ins w:id="0" w:author="璟" w:date="2024-07-09T11:05:00Z">
        <w:r>
          <w:rPr>
            <w:rFonts w:hint="eastAsia" w:ascii="宋体" w:hAnsi="宋体"/>
            <w:szCs w:val="21"/>
            <w:lang w:val="en-US" w:eastAsia="zh-CN"/>
          </w:rPr>
          <w:t>1.</w:t>
        </w:r>
      </w:ins>
    </w:p>
    <w:p w14:paraId="6BF9466C">
      <w:pPr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eastAsia="zh-CN"/>
        </w:rPr>
        <w:t>（</w:t>
      </w:r>
      <w:r>
        <w:rPr>
          <w:rFonts w:hint="eastAsia" w:ascii="宋体" w:hAnsi="宋体"/>
          <w:szCs w:val="21"/>
          <w:lang w:val="en-US" w:eastAsia="zh-CN"/>
        </w:rPr>
        <w:t>附例文</w:t>
      </w:r>
      <w:r>
        <w:rPr>
          <w:rFonts w:hint="eastAsia" w:ascii="宋体" w:hAnsi="宋体"/>
          <w:szCs w:val="21"/>
          <w:lang w:eastAsia="zh-CN"/>
        </w:rPr>
        <w:t>）</w:t>
      </w:r>
    </w:p>
    <w:p w14:paraId="50A8942C">
      <w:pPr>
        <w:spacing w:line="360" w:lineRule="auto"/>
        <w:ind w:firstLine="420" w:firstLineChars="200"/>
        <w:rPr>
          <w:rFonts w:hint="default" w:ascii="宋体" w:hAnsi="宋体" w:eastAsia="宋体"/>
          <w:szCs w:val="21"/>
          <w:lang w:val="en-US" w:eastAsia="zh-CN"/>
        </w:rPr>
      </w:pPr>
      <w:r>
        <w:commentReference w:id="6"/>
      </w:r>
      <w:ins w:id="1" w:author="璟" w:date="2024-07-09T11:05:00Z">
        <w:r>
          <w:rPr>
            <w:rFonts w:hint="eastAsia"/>
            <w:lang w:val="en-US" w:eastAsia="zh-CN"/>
          </w:rPr>
          <w:t>1.1</w:t>
        </w:r>
      </w:ins>
    </w:p>
    <w:p w14:paraId="658C9E34">
      <w:pPr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eastAsia="zh-CN"/>
        </w:rPr>
        <w:t>（</w:t>
      </w:r>
      <w:r>
        <w:rPr>
          <w:rFonts w:hint="eastAsia" w:ascii="宋体" w:hAnsi="宋体"/>
          <w:szCs w:val="21"/>
          <w:lang w:val="en-US" w:eastAsia="zh-CN"/>
        </w:rPr>
        <w:t>附例文</w:t>
      </w:r>
      <w:r>
        <w:rPr>
          <w:rFonts w:hint="eastAsia" w:ascii="宋体" w:hAnsi="宋体"/>
          <w:szCs w:val="21"/>
          <w:lang w:eastAsia="zh-CN"/>
        </w:rPr>
        <w:t>）</w:t>
      </w:r>
    </w:p>
    <w:p w14:paraId="6D636032">
      <w:pPr>
        <w:spacing w:line="360" w:lineRule="auto"/>
        <w:ind w:firstLine="420" w:firstLineChars="200"/>
        <w:rPr>
          <w:rFonts w:hint="default" w:ascii="宋体" w:hAnsi="宋体" w:eastAsia="宋体"/>
          <w:szCs w:val="21"/>
          <w:lang w:val="en-US" w:eastAsia="zh-CN"/>
        </w:rPr>
      </w:pPr>
      <w:ins w:id="2" w:author="璟" w:date="2024-07-09T11:05:00Z">
        <w:r>
          <w:rPr>
            <w:rFonts w:hint="eastAsia" w:ascii="宋体" w:hAnsi="宋体"/>
            <w:szCs w:val="21"/>
            <w:lang w:val="en-US" w:eastAsia="zh-CN"/>
          </w:rPr>
          <w:t>1.2</w:t>
        </w:r>
      </w:ins>
    </w:p>
    <w:p w14:paraId="4695EC7B">
      <w:pPr>
        <w:spacing w:line="360" w:lineRule="auto"/>
        <w:ind w:firstLine="420" w:firstLineChars="200"/>
        <w:rPr>
          <w:rFonts w:hint="default" w:ascii="宋体" w:hAnsi="宋体" w:eastAsia="宋体"/>
          <w:szCs w:val="21"/>
          <w:lang w:val="en-US" w:eastAsia="zh-CN"/>
        </w:rPr>
      </w:pPr>
      <w:ins w:id="3" w:author="璟" w:date="2024-07-09T11:06:00Z">
        <w:commentRangeStart w:id="7"/>
        <w:r>
          <w:rPr>
            <w:rFonts w:hint="eastAsia"/>
            <w:lang w:val="en-US" w:eastAsia="zh-CN"/>
          </w:rPr>
          <w:t>1.2.1</w:t>
        </w:r>
        <w:commentRangeEnd w:id="7"/>
      </w:ins>
      <w:r>
        <w:commentReference w:id="7"/>
      </w:r>
    </w:p>
    <w:p w14:paraId="0D24DD41">
      <w:pPr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eastAsia="zh-CN"/>
        </w:rPr>
        <w:t>（</w:t>
      </w:r>
      <w:r>
        <w:rPr>
          <w:rFonts w:hint="eastAsia" w:ascii="宋体" w:hAnsi="宋体"/>
          <w:szCs w:val="21"/>
          <w:lang w:val="en-US" w:eastAsia="zh-CN"/>
        </w:rPr>
        <w:t>附例文</w:t>
      </w:r>
      <w:r>
        <w:rPr>
          <w:rFonts w:hint="eastAsia" w:ascii="宋体" w:hAnsi="宋体"/>
          <w:szCs w:val="21"/>
          <w:lang w:eastAsia="zh-CN"/>
        </w:rPr>
        <w:t>）</w:t>
      </w:r>
    </w:p>
    <w:p w14:paraId="4E5D88A8">
      <w:pPr>
        <w:spacing w:line="360" w:lineRule="auto"/>
        <w:ind w:firstLine="420" w:firstLineChars="200"/>
        <w:rPr>
          <w:rFonts w:hint="eastAsia" w:ascii="宋体" w:hAnsi="宋体"/>
          <w:szCs w:val="21"/>
        </w:rPr>
      </w:pPr>
      <w:ins w:id="4" w:author="璟" w:date="2024-07-09T11:06:00Z">
        <w:r>
          <w:rPr>
            <w:rFonts w:hint="eastAsia" w:ascii="宋体" w:hAnsi="宋体"/>
            <w:szCs w:val="21"/>
            <w:lang w:val="en-US" w:eastAsia="zh-CN"/>
          </w:rPr>
          <w:t>1.2.</w:t>
        </w:r>
      </w:ins>
      <w:r>
        <w:rPr>
          <w:rFonts w:hint="eastAsia" w:ascii="宋体" w:hAnsi="宋体"/>
          <w:szCs w:val="21"/>
        </w:rPr>
        <w:t>2</w:t>
      </w:r>
      <w:ins w:id="5" w:author="璟" w:date="2024-07-09T11:06:00Z">
        <w:r>
          <w:rPr>
            <w:rFonts w:hint="eastAsia" w:ascii="宋体" w:hAnsi="宋体"/>
            <w:szCs w:val="21"/>
            <w:lang w:val="en-US" w:eastAsia="zh-CN"/>
          </w:rPr>
          <w:t xml:space="preserve"> </w:t>
        </w:r>
      </w:ins>
    </w:p>
    <w:p w14:paraId="2ABA1DCF">
      <w:pPr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eastAsia="zh-CN"/>
        </w:rPr>
        <w:t>（</w:t>
      </w:r>
      <w:r>
        <w:rPr>
          <w:rFonts w:hint="eastAsia" w:ascii="宋体" w:hAnsi="宋体"/>
          <w:szCs w:val="21"/>
          <w:lang w:val="en-US" w:eastAsia="zh-CN"/>
        </w:rPr>
        <w:t>附例文</w:t>
      </w:r>
      <w:r>
        <w:rPr>
          <w:rFonts w:hint="eastAsia" w:ascii="宋体" w:hAnsi="宋体"/>
          <w:szCs w:val="21"/>
          <w:lang w:eastAsia="zh-CN"/>
        </w:rPr>
        <w:t>）</w:t>
      </w:r>
    </w:p>
    <w:p w14:paraId="5FCFC28D">
      <w:pPr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>………………</w:t>
      </w:r>
    </w:p>
    <w:p w14:paraId="365AD787">
      <w:pPr>
        <w:spacing w:line="360" w:lineRule="auto"/>
        <w:ind w:firstLine="420" w:firstLineChars="200"/>
        <w:rPr>
          <w:rFonts w:hint="eastAsia" w:ascii="宋体" w:hAnsi="宋体"/>
          <w:szCs w:val="21"/>
        </w:rPr>
      </w:pPr>
      <w:ins w:id="6" w:author="璟" w:date="2024-07-09T11:06:00Z">
        <w:r>
          <w:rPr>
            <w:rFonts w:hint="eastAsia" w:ascii="宋体" w:hAnsi="宋体"/>
            <w:szCs w:val="21"/>
            <w:lang w:val="en-US" w:eastAsia="zh-CN"/>
          </w:rPr>
          <w:t>4.</w:t>
        </w:r>
      </w:ins>
      <w:r>
        <w:rPr>
          <w:rFonts w:hint="eastAsia" w:ascii="宋体" w:hAnsi="宋体"/>
          <w:szCs w:val="21"/>
        </w:rPr>
        <w:t>结语</w:t>
      </w:r>
    </w:p>
    <w:p w14:paraId="366AC6E0">
      <w:pPr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eastAsia="zh-CN"/>
        </w:rPr>
        <w:t>（</w:t>
      </w:r>
      <w:r>
        <w:rPr>
          <w:rFonts w:hint="eastAsia" w:ascii="宋体" w:hAnsi="宋体"/>
          <w:szCs w:val="21"/>
          <w:lang w:val="en-US" w:eastAsia="zh-CN"/>
        </w:rPr>
        <w:t>附例文</w:t>
      </w:r>
      <w:r>
        <w:rPr>
          <w:rFonts w:hint="eastAsia" w:ascii="宋体" w:hAnsi="宋体"/>
          <w:szCs w:val="21"/>
          <w:lang w:eastAsia="zh-CN"/>
        </w:rPr>
        <w:t>）</w:t>
      </w:r>
    </w:p>
    <w:p w14:paraId="510DB048">
      <w:pPr>
        <w:rPr>
          <w:rFonts w:hint="eastAsia" w:ascii="宋体" w:hAnsi="宋体"/>
          <w:sz w:val="18"/>
          <w:szCs w:val="18"/>
        </w:rPr>
      </w:pPr>
      <w:r>
        <w:rPr>
          <w:rFonts w:hint="eastAsia" w:ascii="黑体" w:hAnsi="宋体" w:eastAsia="黑体"/>
          <w:b/>
          <w:sz w:val="18"/>
          <w:szCs w:val="18"/>
        </w:rPr>
        <w:t>收稿日期</w:t>
      </w:r>
      <w:r>
        <w:rPr>
          <w:rFonts w:hint="eastAsia" w:ascii="宋体" w:hAnsi="宋体"/>
          <w:sz w:val="18"/>
          <w:szCs w:val="18"/>
        </w:rPr>
        <w:t>:</w:t>
      </w:r>
      <w:commentRangeStart w:id="8"/>
      <w:r>
        <w:rPr>
          <w:rFonts w:hint="eastAsia" w:ascii="宋体" w:hAnsi="宋体"/>
          <w:sz w:val="18"/>
          <w:szCs w:val="18"/>
        </w:rPr>
        <w:t>20</w:t>
      </w:r>
      <w:r>
        <w:rPr>
          <w:rFonts w:hint="eastAsia" w:ascii="宋体" w:hAnsi="宋体"/>
          <w:sz w:val="18"/>
          <w:szCs w:val="18"/>
          <w:lang w:val="en-US" w:eastAsia="zh-CN"/>
        </w:rPr>
        <w:t>23</w:t>
      </w:r>
      <w:r>
        <w:rPr>
          <w:rFonts w:hint="eastAsia" w:ascii="宋体" w:hAnsi="宋体"/>
          <w:sz w:val="18"/>
          <w:szCs w:val="18"/>
        </w:rPr>
        <w:t>-</w:t>
      </w:r>
      <w:r>
        <w:rPr>
          <w:rFonts w:hint="eastAsia" w:ascii="宋体" w:hAnsi="宋体"/>
          <w:sz w:val="18"/>
          <w:szCs w:val="18"/>
          <w:lang w:val="en-US" w:eastAsia="zh-CN"/>
        </w:rPr>
        <w:t>01</w:t>
      </w:r>
      <w:r>
        <w:rPr>
          <w:rFonts w:hint="eastAsia" w:ascii="宋体" w:hAnsi="宋体"/>
          <w:sz w:val="18"/>
          <w:szCs w:val="18"/>
        </w:rPr>
        <w:t>-</w:t>
      </w:r>
      <w:r>
        <w:rPr>
          <w:rFonts w:hint="eastAsia" w:ascii="宋体" w:hAnsi="宋体"/>
          <w:sz w:val="18"/>
          <w:szCs w:val="18"/>
          <w:lang w:val="en-US" w:eastAsia="zh-CN"/>
        </w:rPr>
        <w:t>0</w:t>
      </w:r>
      <w:r>
        <w:rPr>
          <w:rFonts w:hint="eastAsia" w:ascii="宋体" w:hAnsi="宋体"/>
          <w:sz w:val="18"/>
          <w:szCs w:val="18"/>
        </w:rPr>
        <w:t>1</w:t>
      </w:r>
      <w:commentRangeEnd w:id="8"/>
      <w:r>
        <w:commentReference w:id="8"/>
      </w:r>
    </w:p>
    <w:p w14:paraId="35B1C116">
      <w:pPr>
        <w:rPr>
          <w:rFonts w:hint="eastAsia" w:ascii="宋体" w:hAnsi="宋体"/>
          <w:sz w:val="18"/>
          <w:szCs w:val="18"/>
        </w:rPr>
      </w:pPr>
      <w:r>
        <w:rPr>
          <w:rFonts w:hint="eastAsia" w:ascii="黑体" w:hAnsi="宋体" w:eastAsia="黑体"/>
          <w:b/>
          <w:sz w:val="18"/>
          <w:szCs w:val="18"/>
        </w:rPr>
        <w:t>基金项目</w:t>
      </w:r>
      <w:r>
        <w:rPr>
          <w:rFonts w:hint="eastAsia" w:ascii="宋体" w:hAnsi="宋体"/>
          <w:sz w:val="18"/>
          <w:szCs w:val="18"/>
        </w:rPr>
        <w:t>:国家社科基金重点项目(项目编号)。</w:t>
      </w:r>
    </w:p>
    <w:p w14:paraId="116014D0">
      <w:pPr>
        <w:ind w:left="797" w:hanging="797" w:hangingChars="441"/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eastAsia" w:ascii="黑体" w:eastAsia="黑体"/>
          <w:b/>
          <w:sz w:val="18"/>
          <w:szCs w:val="18"/>
        </w:rPr>
        <w:t>作者简介</w:t>
      </w:r>
      <w:r>
        <w:rPr>
          <w:rFonts w:hint="eastAsia" w:ascii="宋体" w:hAnsi="宋体"/>
          <w:sz w:val="18"/>
          <w:szCs w:val="18"/>
        </w:rPr>
        <w:t>:李××,</w:t>
      </w:r>
      <w:r>
        <w:rPr>
          <w:rFonts w:hint="eastAsia" w:ascii="宋体" w:hAnsi="宋体"/>
          <w:sz w:val="18"/>
          <w:szCs w:val="18"/>
          <w:lang w:val="en-US" w:eastAsia="zh-CN"/>
        </w:rPr>
        <w:t>女</w:t>
      </w:r>
      <w:r>
        <w:rPr>
          <w:rFonts w:hint="eastAsia" w:ascii="宋体" w:hAnsi="宋体"/>
          <w:sz w:val="18"/>
          <w:szCs w:val="18"/>
        </w:rPr>
        <w:t>,教授,博士,研究方向为</w:t>
      </w:r>
      <w:r>
        <w:rPr>
          <w:rFonts w:hint="eastAsia" w:ascii="宋体" w:hAnsi="宋体"/>
          <w:sz w:val="18"/>
          <w:szCs w:val="18"/>
          <w:lang w:eastAsia="zh-CN"/>
        </w:rPr>
        <w:t>……；</w:t>
      </w:r>
      <w:r>
        <w:rPr>
          <w:rFonts w:hint="eastAsia" w:ascii="宋体" w:hAnsi="宋体"/>
          <w:sz w:val="18"/>
          <w:szCs w:val="18"/>
          <w:lang w:val="en-US" w:eastAsia="zh-CN"/>
        </w:rPr>
        <w:t>张</w:t>
      </w:r>
      <w:r>
        <w:rPr>
          <w:rFonts w:hint="eastAsia" w:ascii="宋体" w:hAnsi="宋体"/>
          <w:sz w:val="18"/>
          <w:szCs w:val="18"/>
        </w:rPr>
        <w:t>×</w:t>
      </w:r>
      <w:r>
        <w:rPr>
          <w:rFonts w:hint="eastAsia" w:ascii="宋体" w:hAnsi="宋体"/>
          <w:sz w:val="18"/>
          <w:szCs w:val="18"/>
          <w:lang w:eastAsia="zh-CN"/>
        </w:rPr>
        <w:t>，</w:t>
      </w:r>
      <w:r>
        <w:rPr>
          <w:rFonts w:hint="eastAsia" w:ascii="宋体" w:hAnsi="宋体"/>
          <w:sz w:val="18"/>
          <w:szCs w:val="18"/>
          <w:lang w:val="en-US" w:eastAsia="zh-CN"/>
        </w:rPr>
        <w:t>女，副教授，博士，研究方向为……。</w:t>
      </w:r>
    </w:p>
    <w:p w14:paraId="4087A8B7">
      <w:pPr>
        <w:spacing w:line="360" w:lineRule="auto"/>
        <w:ind w:firstLine="420" w:firstLineChars="200"/>
        <w:rPr>
          <w:rFonts w:hint="eastAsia" w:ascii="宋体" w:hAnsi="宋体"/>
          <w:szCs w:val="21"/>
        </w:rPr>
      </w:pPr>
    </w:p>
    <w:p w14:paraId="41B141E7">
      <w:pPr>
        <w:spacing w:line="440" w:lineRule="exact"/>
        <w:rPr>
          <w:rFonts w:hint="eastAsia" w:ascii="黑体" w:hAnsi="Courier New" w:eastAsia="黑体" w:cs="Courier New"/>
          <w:b/>
          <w:szCs w:val="21"/>
        </w:rPr>
      </w:pPr>
      <w:r>
        <w:rPr>
          <w:rFonts w:hint="eastAsia" w:ascii="黑体" w:hAnsi="Courier New" w:eastAsia="黑体" w:cs="Courier New"/>
          <w:b/>
          <w:szCs w:val="21"/>
        </w:rPr>
        <w:t>参考文献：（文中标注序号，著作类同时在文中标页码）</w:t>
      </w:r>
    </w:p>
    <w:p w14:paraId="3A99F99F">
      <w:pPr>
        <w:pStyle w:val="8"/>
        <w:ind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期刊类</w:t>
      </w:r>
    </w:p>
    <w:p w14:paraId="129928DC">
      <w:pPr>
        <w:pStyle w:val="8"/>
        <w:ind w:firstLine="0" w:firstLineChars="0"/>
        <w:rPr>
          <w:rFonts w:hint="eastAsia"/>
        </w:rPr>
      </w:pPr>
      <w:r>
        <w:t>[1]</w:t>
      </w:r>
      <w:r>
        <w:rPr>
          <w:rFonts w:hint="eastAsia"/>
        </w:rPr>
        <w:t xml:space="preserve"> 版权主体.文章题名.［文献标识码］.期刊名，出刊年，卷，（期）：起—止页码.</w:t>
      </w:r>
    </w:p>
    <w:p w14:paraId="66E6ED1C">
      <w:pPr>
        <w:pStyle w:val="8"/>
        <w:ind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图书著作类</w:t>
      </w:r>
    </w:p>
    <w:p w14:paraId="50787AD9">
      <w:pPr>
        <w:pStyle w:val="8"/>
        <w:ind w:firstLine="0" w:firstLineChars="0"/>
      </w:pPr>
      <w:r>
        <w:t>[</w:t>
      </w:r>
      <w:r>
        <w:rPr>
          <w:rFonts w:hint="eastAsia"/>
        </w:rPr>
        <w:t>2</w:t>
      </w:r>
      <w:r>
        <w:t>]</w:t>
      </w:r>
      <w:r>
        <w:rPr>
          <w:rFonts w:hint="eastAsia"/>
        </w:rPr>
        <w:t xml:space="preserve"> 版权主体1，主体2.文献题名.［文献标识码］.出版地：出版社，出版年.</w:t>
      </w:r>
      <w:bookmarkStart w:id="0" w:name="_GoBack"/>
      <w:bookmarkEnd w:id="0"/>
      <w:r>
        <w:rPr>
          <w:rFonts w:hint="eastAsia"/>
        </w:rPr>
        <w:t>（页码标注在文中序号后面）。</w:t>
      </w:r>
      <w:r>
        <w:t xml:space="preserve"> </w:t>
      </w:r>
    </w:p>
    <w:p w14:paraId="3F7DDC66">
      <w:pPr>
        <w:rPr>
          <w:rFonts w:hint="eastAsia"/>
          <w:b/>
          <w:bCs/>
        </w:rPr>
      </w:pPr>
      <w:r>
        <w:rPr>
          <w:rFonts w:hint="eastAsia"/>
          <w:b/>
          <w:bCs/>
        </w:rPr>
        <w:t>报纸类</w:t>
      </w:r>
    </w:p>
    <w:p w14:paraId="52AC6BC0">
      <w:r>
        <w:t>[3]</w:t>
      </w:r>
      <w:r>
        <w:rPr>
          <w:rFonts w:hint="eastAsia"/>
        </w:rPr>
        <w:t xml:space="preserve"> 版权主体，文献题名. ［文献标识码］.报纸名称，出版年-月-日（版次）.</w:t>
      </w:r>
    </w:p>
    <w:p w14:paraId="340AAA89">
      <w:pPr>
        <w:rPr>
          <w:rFonts w:hint="eastAsia"/>
          <w:b/>
          <w:bCs/>
        </w:rPr>
      </w:pPr>
      <w:r>
        <w:rPr>
          <w:rFonts w:hint="eastAsia"/>
          <w:b/>
          <w:bCs/>
        </w:rPr>
        <w:t>汇编、会议录、论文集</w:t>
      </w:r>
    </w:p>
    <w:p w14:paraId="54674395">
      <w:r>
        <w:t>[</w:t>
      </w:r>
      <w:r>
        <w:rPr>
          <w:rFonts w:hint="eastAsia"/>
        </w:rPr>
        <w:t>4</w:t>
      </w:r>
      <w:r>
        <w:t>]</w:t>
      </w:r>
      <w:r>
        <w:rPr>
          <w:rFonts w:hint="eastAsia"/>
        </w:rPr>
        <w:t xml:space="preserve"> 版权主体1，主体2,主体3.文献题名.［文献标识码］.出版地：出版社，出版年.</w:t>
      </w:r>
    </w:p>
    <w:p w14:paraId="419F43C1">
      <w:pPr>
        <w:rPr>
          <w:rFonts w:hint="eastAsia"/>
          <w:b/>
          <w:bCs/>
        </w:rPr>
      </w:pPr>
      <w:r>
        <w:rPr>
          <w:rFonts w:hint="eastAsia"/>
          <w:b/>
          <w:bCs/>
        </w:rPr>
        <w:t>学位论文</w:t>
      </w:r>
    </w:p>
    <w:p w14:paraId="1568C8BE">
      <w:r>
        <w:t>[</w:t>
      </w:r>
      <w:r>
        <w:rPr>
          <w:rFonts w:hint="eastAsia"/>
        </w:rPr>
        <w:t>5</w:t>
      </w:r>
      <w:r>
        <w:t>]</w:t>
      </w:r>
      <w:r>
        <w:rPr>
          <w:rFonts w:hint="eastAsia"/>
        </w:rPr>
        <w:t xml:space="preserve"> 版权主体，文献题名. ［文献标识码］</w:t>
      </w:r>
      <w:r>
        <w:t>.</w:t>
      </w:r>
      <w:r>
        <w:rPr>
          <w:rFonts w:hint="eastAsia"/>
        </w:rPr>
        <w:t>高校所在地：高校全称，出版年.（作者毕业答辩年份）。</w:t>
      </w:r>
    </w:p>
    <w:p w14:paraId="253362BB">
      <w:pPr>
        <w:rPr>
          <w:rFonts w:hint="eastAsia"/>
        </w:rPr>
      </w:pPr>
      <w:r>
        <w:rPr>
          <w:rFonts w:hint="eastAsia"/>
          <w:b/>
          <w:bCs/>
        </w:rPr>
        <w:t>研究报告</w:t>
      </w:r>
    </w:p>
    <w:p w14:paraId="38BF3748">
      <w:r>
        <w:t>[</w:t>
      </w:r>
      <w:r>
        <w:rPr>
          <w:rFonts w:hint="eastAsia"/>
        </w:rPr>
        <w:t>6</w:t>
      </w:r>
      <w:r>
        <w:t>]</w:t>
      </w:r>
      <w:r>
        <w:rPr>
          <w:rFonts w:hint="eastAsia"/>
        </w:rPr>
        <w:t xml:space="preserve"> 版权主体，文献题名. ［文献标识码］</w:t>
      </w:r>
      <w:r>
        <w:t>.</w:t>
      </w:r>
      <w:r>
        <w:rPr>
          <w:rFonts w:hint="eastAsia"/>
        </w:rPr>
        <w:t>出版地：出版者（版权、印刷单位），出版年.</w:t>
      </w:r>
    </w:p>
    <w:p w14:paraId="0DC93DB5">
      <w:pPr>
        <w:ind w:left="203" w:leftChars="-2" w:hanging="207" w:hangingChars="98"/>
        <w:rPr>
          <w:rFonts w:hint="eastAsia"/>
          <w:b/>
          <w:bCs/>
        </w:rPr>
      </w:pPr>
      <w:r>
        <w:rPr>
          <w:rFonts w:hint="eastAsia"/>
          <w:b/>
          <w:bCs/>
        </w:rPr>
        <w:t>专著或汇编析出文献</w:t>
      </w:r>
    </w:p>
    <w:p w14:paraId="1991999C">
      <w:pPr>
        <w:ind w:left="306" w:leftChars="-2" w:hanging="310" w:hangingChars="148"/>
      </w:pPr>
      <w:r>
        <w:t>[</w:t>
      </w:r>
      <w:r>
        <w:rPr>
          <w:rFonts w:hint="eastAsia"/>
        </w:rPr>
        <w:t>7</w:t>
      </w:r>
      <w:r>
        <w:t>]</w:t>
      </w:r>
      <w:r>
        <w:rPr>
          <w:rFonts w:hint="eastAsia"/>
        </w:rPr>
        <w:t xml:space="preserve"> 版权主体</w:t>
      </w:r>
      <w:r>
        <w:t>.</w:t>
      </w:r>
      <w:r>
        <w:rPr>
          <w:rFonts w:hint="eastAsia"/>
        </w:rPr>
        <w:t>析出文献题名. ［文献标识码］</w:t>
      </w:r>
      <w:r>
        <w:t>.//</w:t>
      </w:r>
      <w:r>
        <w:rPr>
          <w:rFonts w:hint="eastAsia"/>
        </w:rPr>
        <w:t>专著或汇编主要责任者</w:t>
      </w:r>
      <w:r>
        <w:t>.</w:t>
      </w:r>
      <w:r>
        <w:rPr>
          <w:rFonts w:hint="eastAsia"/>
        </w:rPr>
        <w:t>原文献题名</w:t>
      </w:r>
      <w:r>
        <w:t>.</w:t>
      </w:r>
      <w:r>
        <w:rPr>
          <w:rFonts w:hint="eastAsia"/>
        </w:rPr>
        <w:t>版本项</w:t>
      </w:r>
      <w:r>
        <w:t>.</w:t>
      </w:r>
      <w:r>
        <w:rPr>
          <w:rFonts w:hint="eastAsia"/>
        </w:rPr>
        <w:t>出版地</w:t>
      </w:r>
      <w:r>
        <w:t>:</w:t>
      </w:r>
      <w:r>
        <w:rPr>
          <w:rFonts w:hint="eastAsia"/>
        </w:rPr>
        <w:t>出版者</w:t>
      </w:r>
      <w:r>
        <w:t>,</w:t>
      </w:r>
      <w:r>
        <w:rPr>
          <w:rFonts w:hint="eastAsia"/>
        </w:rPr>
        <w:t>出版年.（著作类在文中标出析出文献起止页码）。</w:t>
      </w:r>
    </w:p>
    <w:p w14:paraId="58469CBD">
      <w:pPr>
        <w:rPr>
          <w:rFonts w:hint="eastAsia"/>
          <w:b/>
          <w:bCs/>
        </w:rPr>
      </w:pPr>
      <w:r>
        <w:rPr>
          <w:rFonts w:hint="eastAsia"/>
          <w:b/>
          <w:bCs/>
        </w:rPr>
        <w:t>电子文献类</w:t>
      </w:r>
    </w:p>
    <w:p w14:paraId="01C48819">
      <w:r>
        <w:t>[</w:t>
      </w:r>
      <w:r>
        <w:rPr>
          <w:rFonts w:hint="eastAsia"/>
        </w:rPr>
        <w:t>8</w:t>
      </w:r>
      <w:r>
        <w:t>]</w:t>
      </w:r>
      <w:r>
        <w:rPr>
          <w:rFonts w:hint="eastAsia"/>
        </w:rPr>
        <w:t xml:space="preserve"> 版权主体.文献题名. ［文献标识码］.（发表日期）［引用日期］</w:t>
      </w:r>
      <w:r>
        <w:t>.</w:t>
      </w:r>
      <w:r>
        <w:rPr>
          <w:rFonts w:hint="eastAsia"/>
        </w:rPr>
        <w:t>获取或访问路径（网址）。</w:t>
      </w:r>
    </w:p>
    <w:p w14:paraId="5FEA623C">
      <w:pPr>
        <w:rPr>
          <w:rFonts w:hint="eastAsia"/>
          <w:b/>
          <w:bCs/>
        </w:rPr>
      </w:pPr>
      <w:r>
        <w:rPr>
          <w:rFonts w:hint="eastAsia"/>
          <w:b/>
          <w:bCs/>
        </w:rPr>
        <w:t>外文文献格式</w:t>
      </w:r>
    </w:p>
    <w:p w14:paraId="2FA4D0D0">
      <w:r>
        <w:rPr>
          <w:rFonts w:hint="eastAsia"/>
        </w:rPr>
        <w:t>格式同中文</w:t>
      </w:r>
    </w:p>
    <w:p w14:paraId="59864281">
      <w:r>
        <w:t>[</w:t>
      </w:r>
      <w:r>
        <w:rPr>
          <w:rFonts w:hint="eastAsia"/>
        </w:rPr>
        <w:t>9</w:t>
      </w:r>
      <w:r>
        <w:t>]  KANAMORI H. Shaking without quaking [J]. Science,1998, 27(9):2063-2070.</w:t>
      </w:r>
    </w:p>
    <w:p w14:paraId="541B0581"/>
    <w:p w14:paraId="3AFF68A0">
      <w:pPr>
        <w:rPr>
          <w:color w:val="FF00FF"/>
        </w:rPr>
      </w:pPr>
      <w:r>
        <w:rPr>
          <w:rFonts w:hint="eastAsia"/>
          <w:b/>
          <w:bCs/>
          <w:color w:val="FF00FF"/>
        </w:rPr>
        <w:t>英文翻译</w:t>
      </w:r>
    </w:p>
    <w:p w14:paraId="6807ECDA">
      <w:pPr>
        <w:ind w:firstLine="420" w:firstLineChars="200"/>
        <w:rPr>
          <w:rFonts w:hint="eastAsia"/>
        </w:rPr>
      </w:pPr>
      <w:r>
        <w:rPr>
          <w:rFonts w:hint="eastAsia"/>
        </w:rPr>
        <w:t>文章篇名，作者信息：姓名、工作单位，所在省市名、邮编，摘要、关键词须用英文译出，内容与中文相一致。</w:t>
      </w:r>
    </w:p>
    <w:p w14:paraId="426BE7E0">
      <w:pPr>
        <w:spacing w:line="500" w:lineRule="exact"/>
        <w:jc w:val="center"/>
        <w:rPr>
          <w:rFonts w:hint="eastAsia"/>
          <w:b/>
          <w:color w:val="333333"/>
          <w:kern w:val="0"/>
          <w:sz w:val="28"/>
          <w:szCs w:val="28"/>
          <w:lang w:val="en"/>
        </w:rPr>
      </w:pPr>
      <w:r>
        <w:rPr>
          <w:rFonts w:hint="eastAsia"/>
          <w:b/>
          <w:color w:val="333333"/>
          <w:kern w:val="0"/>
          <w:sz w:val="28"/>
          <w:szCs w:val="28"/>
          <w:lang w:val="en"/>
        </w:rPr>
        <w:t>TITLE OF THE PAPER</w:t>
      </w:r>
    </w:p>
    <w:p w14:paraId="72ACD013">
      <w:pPr>
        <w:jc w:val="center"/>
        <w:rPr>
          <w:rFonts w:hint="eastAsia"/>
        </w:rPr>
      </w:pPr>
      <w:r>
        <w:rPr>
          <w:rFonts w:hint="eastAsia"/>
        </w:rPr>
        <w:t>LI ××，ZHANG ×</w:t>
      </w:r>
    </w:p>
    <w:p w14:paraId="7D6094EF">
      <w:pPr>
        <w:spacing w:line="500" w:lineRule="exact"/>
        <w:ind w:firstLine="640" w:firstLineChars="267"/>
        <w:jc w:val="center"/>
        <w:rPr>
          <w:sz w:val="24"/>
        </w:rPr>
      </w:pPr>
      <w:r>
        <w:rPr>
          <w:sz w:val="24"/>
        </w:rPr>
        <w:t xml:space="preserve"> (</w:t>
      </w:r>
      <w:commentRangeStart w:id="9"/>
      <w:r>
        <w:rPr>
          <w:sz w:val="24"/>
        </w:rPr>
        <w:t>C</w:t>
      </w:r>
      <w:commentRangeEnd w:id="9"/>
      <w:r>
        <w:commentReference w:id="9"/>
      </w:r>
      <w:r>
        <w:rPr>
          <w:sz w:val="24"/>
        </w:rPr>
        <w:t>，</w:t>
      </w:r>
      <w:r>
        <w:rPr>
          <w:rFonts w:hint="eastAsia"/>
          <w:sz w:val="24"/>
          <w:lang w:val="en-US" w:eastAsia="zh-CN"/>
        </w:rPr>
        <w:t>Beijing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 xml:space="preserve"> 邮编</w:t>
      </w:r>
      <w:r>
        <w:rPr>
          <w:sz w:val="24"/>
        </w:rPr>
        <w:t>，China)</w:t>
      </w:r>
    </w:p>
    <w:p w14:paraId="6AAEA404">
      <w:pPr>
        <w:spacing w:line="500" w:lineRule="exact"/>
        <w:ind w:firstLine="308" w:firstLineChars="128"/>
        <w:rPr>
          <w:rFonts w:hint="eastAsia"/>
          <w:color w:val="333333"/>
          <w:kern w:val="0"/>
          <w:sz w:val="24"/>
          <w:lang w:val="en"/>
        </w:rPr>
      </w:pPr>
      <w:r>
        <w:rPr>
          <w:b/>
          <w:sz w:val="24"/>
        </w:rPr>
        <w:t>Abstract</w:t>
      </w:r>
      <w:r>
        <w:rPr>
          <w:rFonts w:hint="eastAsia"/>
          <w:sz w:val="24"/>
        </w:rPr>
        <w:t>：</w:t>
      </w:r>
      <w:r>
        <w:rPr>
          <w:rFonts w:hint="eastAsia"/>
          <w:color w:val="333333"/>
          <w:kern w:val="0"/>
          <w:sz w:val="24"/>
          <w:lang w:val="en"/>
        </w:rPr>
        <w:t xml:space="preserve"> </w:t>
      </w:r>
    </w:p>
    <w:p w14:paraId="682507A1">
      <w:pPr>
        <w:spacing w:line="500" w:lineRule="exact"/>
        <w:ind w:firstLine="308" w:firstLineChars="128"/>
        <w:rPr>
          <w:sz w:val="24"/>
        </w:rPr>
      </w:pPr>
      <w:r>
        <w:rPr>
          <w:b/>
          <w:sz w:val="24"/>
        </w:rPr>
        <w:t>Key</w:t>
      </w:r>
      <w:r>
        <w:rPr>
          <w:rFonts w:hint="eastAsia"/>
          <w:b/>
          <w:sz w:val="24"/>
        </w:rPr>
        <w:t xml:space="preserve"> w</w:t>
      </w:r>
      <w:r>
        <w:rPr>
          <w:b/>
          <w:sz w:val="24"/>
        </w:rPr>
        <w:t>ords</w:t>
      </w:r>
      <w:r>
        <w:rPr>
          <w:rFonts w:hint="eastAsia"/>
          <w:sz w:val="24"/>
        </w:rPr>
        <w:t>：</w:t>
      </w:r>
    </w:p>
    <w:p w14:paraId="2514DE8E">
      <w:pPr>
        <w:spacing w:line="500" w:lineRule="exact"/>
        <w:ind w:left="1077" w:hanging="1077" w:hangingChars="511"/>
        <w:rPr>
          <w:rFonts w:hint="eastAsia" w:ascii="宋体" w:hAnsi="宋体"/>
          <w:b/>
          <w:color w:val="FF00FF"/>
          <w:szCs w:val="21"/>
        </w:rPr>
      </w:pPr>
      <w:r>
        <w:rPr>
          <w:rFonts w:hint="eastAsia" w:ascii="宋体" w:hAnsi="宋体"/>
          <w:b/>
          <w:color w:val="FF00FF"/>
          <w:szCs w:val="21"/>
        </w:rPr>
        <w:t>注意以下项目格式：</w:t>
      </w:r>
    </w:p>
    <w:p w14:paraId="4B913421">
      <w:pPr>
        <w:spacing w:line="500" w:lineRule="exact"/>
        <w:ind w:left="1077" w:hanging="1077" w:hangingChars="511"/>
        <w:rPr>
          <w:rFonts w:hint="eastAsia" w:ascii="宋体" w:hAnsi="宋体" w:eastAsia="宋体"/>
          <w:b/>
          <w:szCs w:val="21"/>
          <w:lang w:val="en-US" w:eastAsia="zh-CN"/>
        </w:rPr>
      </w:pPr>
      <w:r>
        <w:rPr>
          <w:rFonts w:hint="eastAsia" w:ascii="宋体" w:hAnsi="宋体"/>
          <w:b/>
          <w:szCs w:val="21"/>
        </w:rPr>
        <w:t>收稿日期：20</w:t>
      </w:r>
      <w:r>
        <w:rPr>
          <w:rFonts w:hint="eastAsia" w:ascii="宋体" w:hAnsi="宋体"/>
          <w:b/>
          <w:szCs w:val="21"/>
          <w:lang w:val="en-US" w:eastAsia="zh-CN"/>
        </w:rPr>
        <w:t>23</w:t>
      </w:r>
      <w:r>
        <w:rPr>
          <w:rFonts w:hint="eastAsia" w:ascii="宋体" w:hAnsi="宋体"/>
          <w:b/>
          <w:szCs w:val="21"/>
        </w:rPr>
        <w:t>-0</w:t>
      </w:r>
      <w:r>
        <w:rPr>
          <w:rFonts w:hint="eastAsia" w:ascii="宋体" w:hAnsi="宋体"/>
          <w:b/>
          <w:szCs w:val="21"/>
          <w:lang w:val="en-US" w:eastAsia="zh-CN"/>
        </w:rPr>
        <w:t>1</w:t>
      </w:r>
      <w:r>
        <w:rPr>
          <w:rFonts w:hint="eastAsia" w:ascii="宋体" w:hAnsi="宋体"/>
          <w:b/>
          <w:szCs w:val="21"/>
        </w:rPr>
        <w:t>-0</w:t>
      </w:r>
      <w:r>
        <w:rPr>
          <w:rFonts w:hint="eastAsia" w:ascii="宋体" w:hAnsi="宋体"/>
          <w:b/>
          <w:szCs w:val="21"/>
          <w:lang w:val="en-US" w:eastAsia="zh-CN"/>
        </w:rPr>
        <w:t>1</w:t>
      </w:r>
    </w:p>
    <w:p w14:paraId="0697CCF7">
      <w:pPr>
        <w:spacing w:line="500" w:lineRule="exact"/>
        <w:ind w:left="1077" w:hanging="1077" w:hangingChars="511"/>
        <w:rPr>
          <w:rFonts w:hint="eastAsia" w:ascii="宋体" w:hAnsi="宋体"/>
        </w:rPr>
      </w:pPr>
      <w:r>
        <w:rPr>
          <w:rFonts w:hint="eastAsia" w:ascii="宋体" w:hAnsi="宋体"/>
          <w:b/>
          <w:szCs w:val="21"/>
        </w:rPr>
        <w:t>基金项目：</w:t>
      </w:r>
      <w:r>
        <w:rPr>
          <w:rFonts w:hint="eastAsia" w:ascii="宋体" w:hAnsi="宋体"/>
        </w:rPr>
        <w:t>项目1类型（</w:t>
      </w:r>
      <w:r>
        <w:rPr>
          <w:rFonts w:ascii="宋体" w:hAnsi="宋体"/>
        </w:rPr>
        <w:t>101304</w:t>
      </w:r>
      <w:r>
        <w:rPr>
          <w:rFonts w:hint="eastAsia" w:ascii="宋体" w:hAnsi="宋体"/>
        </w:rPr>
        <w:t>）（括号内为项目编号）；项目2类型（96321）</w:t>
      </w:r>
    </w:p>
    <w:p w14:paraId="26D8744D">
      <w:pPr>
        <w:spacing w:line="500" w:lineRule="exact"/>
        <w:ind w:left="1033" w:hanging="1033" w:hangingChars="490"/>
        <w:rPr>
          <w:rFonts w:hint="eastAsia" w:ascii="宋体" w:hAnsi="宋体"/>
          <w:szCs w:val="21"/>
        </w:rPr>
      </w:pPr>
      <w:r>
        <w:rPr>
          <w:rFonts w:hint="eastAsia"/>
          <w:b/>
        </w:rPr>
        <w:t>作者简介：</w:t>
      </w:r>
      <w:r>
        <w:rPr>
          <w:rFonts w:hint="eastAsia"/>
          <w:lang w:val="en-US" w:eastAsia="zh-CN"/>
        </w:rPr>
        <w:t>李</w:t>
      </w:r>
      <w:r>
        <w:rPr>
          <w:rFonts w:hint="eastAsia"/>
        </w:rPr>
        <w:t>××，</w:t>
      </w:r>
      <w:r>
        <w:rPr>
          <w:rFonts w:hint="eastAsia"/>
          <w:lang w:val="en-US" w:eastAsia="zh-CN"/>
        </w:rPr>
        <w:t>女</w:t>
      </w:r>
      <w:r>
        <w:rPr>
          <w:rFonts w:hint="eastAsia"/>
        </w:rPr>
        <w:t>，教授，博士，研究方向为</w:t>
      </w:r>
      <w:r>
        <w:rPr>
          <w:rFonts w:hint="eastAsia"/>
          <w:lang w:eastAsia="zh-CN"/>
        </w:rPr>
        <w:t>……</w:t>
      </w:r>
      <w:r>
        <w:rPr>
          <w:rFonts w:hint="eastAsia"/>
        </w:rPr>
        <w:t>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lenovo" w:date="2022-12-01T19:41:00Z" w:initials="l">
    <w:p w14:paraId="645CDFA5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作者不需要自行编号。后期排版印刷时交由本刊编辑处理。</w:t>
      </w:r>
    </w:p>
  </w:comment>
  <w:comment w:id="1" w:author="lenovo" w:date="2022-12-01T19:44:00Z" w:initials="l">
    <w:p w14:paraId="6CE1F61E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文章题目不可超过20字，尽量避免使用副标题。</w:t>
      </w:r>
    </w:p>
  </w:comment>
  <w:comment w:id="2" w:author="lenovo" w:date="2022-12-01T19:46:00Z" w:initials="l">
    <w:p w14:paraId="1846CB4F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署名作者不可超过4个。每一位署名作者都要在同一份版权协议上签字。</w:t>
      </w:r>
    </w:p>
  </w:comment>
  <w:comment w:id="3" w:author="lenovo" w:date="2022-12-01T19:30:00Z" w:initials="l">
    <w:p w14:paraId="4FD431FF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此处仅为例子，请根据《中国图书馆分类法》分类查证文章分类号。</w:t>
      </w:r>
    </w:p>
  </w:comment>
  <w:comment w:id="4" w:author="lenovo" w:date="2022-12-01T19:35:00Z" w:initials="l">
    <w:p w14:paraId="68B3E008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引言、引语部分不用设置标题。</w:t>
      </w:r>
    </w:p>
    <w:p w14:paraId="116DFB34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文章所有字符数（计空格，中英文）要在6000字以上，不可低于6000字。</w:t>
      </w:r>
    </w:p>
  </w:comment>
  <w:comment w:id="5" w:author="lenovo" w:date="2022-12-01T19:34:00Z" w:initials="l">
    <w:p w14:paraId="0EBA8DB3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一级标题  请注意！各级标题字数尽量控制在15字以内！</w:t>
      </w:r>
    </w:p>
  </w:comment>
  <w:comment w:id="6" w:author="lenovo" w:date="2022-12-01T19:34:00Z" w:initials="l">
    <w:p w14:paraId="7FC58EBE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二级标题</w:t>
      </w:r>
    </w:p>
  </w:comment>
  <w:comment w:id="7" w:author="璟" w:date="2024-07-09T11:07:00Z" w:initials="">
    <w:p w14:paraId="4FBB7A98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三级标题</w:t>
      </w:r>
    </w:p>
  </w:comment>
  <w:comment w:id="8" w:author="lenovo" w:date="2022-12-01T19:37:00Z" w:initials="l">
    <w:p w14:paraId="738E1BF7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投稿日期</w:t>
      </w:r>
    </w:p>
  </w:comment>
  <w:comment w:id="9" w:author="lenovo" w:date="2022-12-01T19:39:00Z" w:initials="l">
    <w:p w14:paraId="1AD3D1F7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单位名称必须是官方通用的翻译。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45CDFA5" w15:done="0"/>
  <w15:commentEx w15:paraId="6CE1F61E" w15:done="0"/>
  <w15:commentEx w15:paraId="1846CB4F" w15:done="0"/>
  <w15:commentEx w15:paraId="4FD431FF" w15:done="0"/>
  <w15:commentEx w15:paraId="116DFB34" w15:done="0"/>
  <w15:commentEx w15:paraId="0EBA8DB3" w15:done="0"/>
  <w15:commentEx w15:paraId="7FC58EBE" w15:done="0"/>
  <w15:commentEx w15:paraId="4FBB7A98" w15:done="0"/>
  <w15:commentEx w15:paraId="738E1BF7" w15:done="0"/>
  <w15:commentEx w15:paraId="1AD3D1F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enovo">
    <w15:presenceInfo w15:providerId="None" w15:userId="lenovo"/>
  </w15:person>
  <w15:person w15:author="璟">
    <w15:presenceInfo w15:providerId="None" w15:userId="璟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AwODk1ZDA3NjIzNDAyZjIwNTAzYzc5YjhlMjY3MzEifQ=="/>
  </w:docVars>
  <w:rsids>
    <w:rsidRoot w:val="00034C78"/>
    <w:rsid w:val="00034C78"/>
    <w:rsid w:val="00046712"/>
    <w:rsid w:val="000F4878"/>
    <w:rsid w:val="00292B13"/>
    <w:rsid w:val="003B64B5"/>
    <w:rsid w:val="00441890"/>
    <w:rsid w:val="004E5022"/>
    <w:rsid w:val="005A25D8"/>
    <w:rsid w:val="005C32CB"/>
    <w:rsid w:val="005E0BFC"/>
    <w:rsid w:val="007C51B3"/>
    <w:rsid w:val="00A40B12"/>
    <w:rsid w:val="00A522C7"/>
    <w:rsid w:val="00B236EF"/>
    <w:rsid w:val="00B6485E"/>
    <w:rsid w:val="00B6710D"/>
    <w:rsid w:val="00B930CF"/>
    <w:rsid w:val="00B94004"/>
    <w:rsid w:val="00BB0AAC"/>
    <w:rsid w:val="00C2382F"/>
    <w:rsid w:val="00C34BF7"/>
    <w:rsid w:val="00C3549D"/>
    <w:rsid w:val="00C46D58"/>
    <w:rsid w:val="00C52D75"/>
    <w:rsid w:val="00C75411"/>
    <w:rsid w:val="00CA7E45"/>
    <w:rsid w:val="00D702BE"/>
    <w:rsid w:val="00DA5FB6"/>
    <w:rsid w:val="00E24E6D"/>
    <w:rsid w:val="00E41006"/>
    <w:rsid w:val="00EB316C"/>
    <w:rsid w:val="00F47908"/>
    <w:rsid w:val="0D6532B3"/>
    <w:rsid w:val="11580E82"/>
    <w:rsid w:val="117B60C9"/>
    <w:rsid w:val="1AA5133A"/>
    <w:rsid w:val="22705C57"/>
    <w:rsid w:val="44FD3BFE"/>
    <w:rsid w:val="45BD65D1"/>
    <w:rsid w:val="654328DC"/>
    <w:rsid w:val="69A558A4"/>
    <w:rsid w:val="6A174B02"/>
    <w:rsid w:val="6E9F45B3"/>
    <w:rsid w:val="7A897686"/>
    <w:rsid w:val="7FED2C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Plain Text"/>
    <w:basedOn w:val="1"/>
    <w:uiPriority w:val="0"/>
    <w:rPr>
      <w:rFonts w:ascii="宋体" w:hAnsi="Courier New" w:cs="Courier New"/>
      <w:szCs w:val="21"/>
    </w:rPr>
  </w:style>
  <w:style w:type="paragraph" w:styleId="4">
    <w:name w:val="endnote text"/>
    <w:basedOn w:val="1"/>
    <w:semiHidden/>
    <w:uiPriority w:val="0"/>
    <w:pPr>
      <w:snapToGrid w:val="0"/>
      <w:jc w:val="left"/>
    </w:pPr>
  </w:style>
  <w:style w:type="character" w:styleId="7">
    <w:name w:val="Hyperlink"/>
    <w:uiPriority w:val="0"/>
    <w:rPr>
      <w:color w:val="0000FF"/>
      <w:u w:val="single"/>
    </w:rPr>
  </w:style>
  <w:style w:type="paragraph" w:customStyle="1" w:styleId="8">
    <w:name w:val="List Paragraph"/>
    <w:basedOn w:val="1"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9">
    <w:name w:val="hsxb作者简介2"/>
    <w:basedOn w:val="1"/>
    <w:uiPriority w:val="0"/>
    <w:pPr>
      <w:adjustRightInd w:val="0"/>
      <w:ind w:left="386" w:leftChars="386" w:firstLine="7" w:firstLineChars="7"/>
    </w:pPr>
    <w:rPr>
      <w:rFonts w:ascii="宋体" w:hAnsi="宋体"/>
      <w:sz w:val="18"/>
      <w:szCs w:val="18"/>
    </w:rPr>
  </w:style>
  <w:style w:type="paragraph" w:customStyle="1" w:styleId="10">
    <w:name w:val="hsxb中文摘要等"/>
    <w:basedOn w:val="1"/>
    <w:uiPriority w:val="0"/>
    <w:pPr>
      <w:adjustRightInd w:val="0"/>
      <w:ind w:left="420" w:leftChars="200" w:right="420" w:rightChars="200"/>
      <w:textAlignment w:val="center"/>
    </w:pPr>
    <w:rPr>
      <w:rFonts w:ascii="宋体"/>
      <w:kern w:val="0"/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微软公司</Company>
  <Pages>2</Pages>
  <Words>451</Words>
  <Characters>550</Characters>
  <Lines>11</Lines>
  <Paragraphs>3</Paragraphs>
  <TotalTime>8</TotalTime>
  <ScaleCrop>false</ScaleCrop>
  <LinksUpToDate>false</LinksUpToDate>
  <CharactersWithSpaces>570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2019-06-21T09:07:00Z</dcterms:created>
  <dc:creator>微软用户</dc:creator>
  <cp:lastModifiedBy>WPS_1487658640</cp:lastModifiedBy>
  <dcterms:modified xsi:type="dcterms:W3CDTF">2026-08-25T14:46:44Z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BF985326C63E46F1A6BD60662D63597E_13</vt:lpwstr>
  </property>
</Properties>
</file>